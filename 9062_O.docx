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2096" w:rsidRPr="007F7917" w:rsidRDefault="00B72728" w:rsidP="001861C6">
      <w:pPr>
        <w:spacing w:line="240" w:lineRule="auto"/>
        <w:ind w:firstLine="0"/>
        <w:jc w:val="both"/>
        <w:rPr>
          <w:rFonts w:eastAsia="宋体" w:cs="Times New Roman"/>
          <w:b/>
        </w:rPr>
      </w:pPr>
      <w:r>
        <w:rPr>
          <w:rFonts w:eastAsia="宋体" w:cs="Times New Roman"/>
          <w:b/>
        </w:rPr>
        <w:fldChar w:fldCharType="begin"/>
      </w:r>
      <w:r>
        <w:rPr>
          <w:rFonts w:eastAsia="宋体" w:cs="Times New Roman"/>
          <w:b/>
        </w:rPr>
        <w:instrText xml:space="preserve"> MACROBUTTON MTEditEquationSection2 </w:instrText>
      </w:r>
      <w:r w:rsidRPr="00B72728">
        <w:rPr>
          <w:rStyle w:val="MTEquationSection"/>
        </w:rPr>
        <w:instrText>Equation Chapter 1 Section 1</w:instrText>
      </w:r>
      <w:r>
        <w:rPr>
          <w:rFonts w:eastAsia="宋体" w:cs="Times New Roman"/>
          <w:b/>
        </w:rPr>
        <w:fldChar w:fldCharType="begin"/>
      </w:r>
      <w:r>
        <w:rPr>
          <w:rFonts w:eastAsia="宋体" w:cs="Times New Roman"/>
          <w:b/>
        </w:rPr>
        <w:instrText xml:space="preserve"> SEQ MTEqn \r \h \* MERGEFORMAT </w:instrText>
      </w:r>
      <w:r>
        <w:rPr>
          <w:rFonts w:eastAsia="宋体" w:cs="Times New Roman"/>
          <w:b/>
        </w:rPr>
        <w:fldChar w:fldCharType="end"/>
      </w:r>
      <w:r>
        <w:rPr>
          <w:rFonts w:eastAsia="宋体" w:cs="Times New Roman"/>
          <w:b/>
        </w:rPr>
        <w:fldChar w:fldCharType="begin"/>
      </w:r>
      <w:r>
        <w:rPr>
          <w:rFonts w:eastAsia="宋体" w:cs="Times New Roman"/>
          <w:b/>
        </w:rPr>
        <w:instrText xml:space="preserve"> SEQ MTSec \r 1 \h \* MERGEFORMAT </w:instrText>
      </w:r>
      <w:r>
        <w:rPr>
          <w:rFonts w:eastAsia="宋体" w:cs="Times New Roman"/>
          <w:b/>
        </w:rPr>
        <w:fldChar w:fldCharType="end"/>
      </w:r>
      <w:r>
        <w:rPr>
          <w:rFonts w:eastAsia="宋体" w:cs="Times New Roman"/>
          <w:b/>
        </w:rPr>
        <w:fldChar w:fldCharType="begin"/>
      </w:r>
      <w:r>
        <w:rPr>
          <w:rFonts w:eastAsia="宋体" w:cs="Times New Roman"/>
          <w:b/>
        </w:rPr>
        <w:instrText xml:space="preserve"> SEQ MTChap \r 1 \h \* MERGEFORMAT </w:instrText>
      </w:r>
      <w:r>
        <w:rPr>
          <w:rFonts w:eastAsia="宋体" w:cs="Times New Roman"/>
          <w:b/>
        </w:rPr>
        <w:fldChar w:fldCharType="end"/>
      </w:r>
      <w:r>
        <w:rPr>
          <w:rFonts w:eastAsia="宋体" w:cs="Times New Roman"/>
          <w:b/>
        </w:rPr>
        <w:fldChar w:fldCharType="end"/>
      </w:r>
      <w:bookmarkStart w:id="0" w:name="_Hlk511674253"/>
      <w:r w:rsidR="00237280">
        <w:rPr>
          <w:rFonts w:eastAsia="宋体" w:cs="Times New Roman" w:hint="eastAsia"/>
          <w:b/>
        </w:rPr>
        <w:t>文献综述</w:t>
      </w:r>
    </w:p>
    <w:p w:rsidR="00951AEA" w:rsidRDefault="007D3996" w:rsidP="007D3996">
      <w:pPr>
        <w:spacing w:line="240" w:lineRule="auto"/>
        <w:ind w:firstLine="0"/>
        <w:jc w:val="both"/>
        <w:rPr>
          <w:rFonts w:eastAsia="宋体" w:cs="Times New Roman"/>
          <w:b/>
          <w:szCs w:val="20"/>
        </w:rPr>
      </w:pPr>
      <w:r>
        <w:rPr>
          <w:rFonts w:eastAsia="宋体" w:cs="Times New Roman"/>
          <w:b/>
          <w:szCs w:val="20"/>
        </w:rPr>
        <w:t xml:space="preserve">The </w:t>
      </w:r>
      <w:r w:rsidRPr="007D3996">
        <w:rPr>
          <w:rFonts w:eastAsia="宋体" w:cs="Times New Roman"/>
          <w:b/>
          <w:szCs w:val="20"/>
        </w:rPr>
        <w:t xml:space="preserve">Comparison </w:t>
      </w:r>
      <w:r>
        <w:rPr>
          <w:rFonts w:eastAsia="宋体" w:cs="Times New Roman"/>
          <w:b/>
          <w:szCs w:val="20"/>
        </w:rPr>
        <w:t xml:space="preserve">of </w:t>
      </w:r>
      <w:r w:rsidR="00352071" w:rsidRPr="00352071">
        <w:rPr>
          <w:rFonts w:eastAsia="宋体" w:cs="Times New Roman"/>
          <w:b/>
          <w:szCs w:val="20"/>
        </w:rPr>
        <w:t>Ambiguity Resolution Between Rounding Cascading and LAMBDA Algorithms</w:t>
      </w:r>
    </w:p>
    <w:p w:rsidR="009B41A5" w:rsidRPr="009B41A5" w:rsidRDefault="009B41A5" w:rsidP="001861C6">
      <w:pPr>
        <w:spacing w:line="240" w:lineRule="auto"/>
        <w:ind w:firstLine="0"/>
        <w:jc w:val="both"/>
        <w:rPr>
          <w:rFonts w:eastAsia="宋体" w:cs="Times New Roman"/>
          <w:b/>
          <w:szCs w:val="20"/>
        </w:rPr>
      </w:pPr>
    </w:p>
    <w:p w:rsidR="006C0CF2" w:rsidRDefault="00FA2D92" w:rsidP="001861C6">
      <w:pPr>
        <w:spacing w:line="240" w:lineRule="auto"/>
        <w:ind w:firstLine="0"/>
        <w:rPr>
          <w:rFonts w:eastAsia="宋体" w:cs="Times New Roman"/>
        </w:rPr>
      </w:pPr>
      <w:r>
        <w:rPr>
          <w:rFonts w:eastAsia="黑体" w:cs="Times New Roman" w:hint="eastAsia"/>
          <w:b/>
        </w:rPr>
        <w:t>研究现状</w:t>
      </w:r>
      <w:r w:rsidR="00793823">
        <w:rPr>
          <w:rFonts w:eastAsia="黑体" w:cs="Times New Roman" w:hint="eastAsia"/>
          <w:b/>
        </w:rPr>
        <w:t>：</w:t>
      </w:r>
      <w:r w:rsidR="00D425C6">
        <w:rPr>
          <w:rFonts w:eastAsia="宋体" w:cs="Times New Roman" w:hint="eastAsia"/>
        </w:rPr>
        <w:t>姿态测量系统是导航系统的一个至关重要的组成单元，它提供了载体的姿态信息</w:t>
      </w:r>
      <w:r w:rsidR="000A34B8">
        <w:rPr>
          <w:rFonts w:eastAsia="宋体" w:cs="Times New Roman" w:hint="eastAsia"/>
        </w:rPr>
        <w:t>，包括载体的航向角、俯仰角和滚动角。传统的高精度姿态测量系统主要是指惯性导航系统（</w:t>
      </w:r>
      <w:r w:rsidR="000A34B8">
        <w:rPr>
          <w:rFonts w:eastAsia="宋体" w:cs="Times New Roman" w:hint="eastAsia"/>
        </w:rPr>
        <w:t>I</w:t>
      </w:r>
      <w:r w:rsidR="000A34B8">
        <w:rPr>
          <w:rFonts w:eastAsia="宋体" w:cs="Times New Roman"/>
        </w:rPr>
        <w:t>NS</w:t>
      </w:r>
      <w:r w:rsidR="000A34B8">
        <w:rPr>
          <w:rFonts w:eastAsia="宋体" w:cs="Times New Roman" w:hint="eastAsia"/>
        </w:rPr>
        <w:t>，</w:t>
      </w:r>
      <w:r w:rsidR="000A34B8">
        <w:rPr>
          <w:rFonts w:eastAsia="宋体" w:cs="Times New Roman" w:hint="eastAsia"/>
        </w:rPr>
        <w:t>Ine</w:t>
      </w:r>
      <w:r w:rsidR="000A34B8">
        <w:rPr>
          <w:rFonts w:eastAsia="宋体" w:cs="Times New Roman"/>
        </w:rPr>
        <w:t>rtial Navigation System</w:t>
      </w:r>
      <w:r w:rsidR="000A34B8">
        <w:rPr>
          <w:rFonts w:eastAsia="宋体" w:cs="Times New Roman" w:hint="eastAsia"/>
        </w:rPr>
        <w:t>），它能够同时输出位置、姿态、速度等导航信息，不受外界干扰，具有良好的</w:t>
      </w:r>
      <w:r w:rsidR="00C71D29">
        <w:rPr>
          <w:rFonts w:eastAsia="宋体" w:cs="Times New Roman" w:hint="eastAsia"/>
        </w:rPr>
        <w:t>隐蔽性，是一种完全自主式导航系统。惯性导航系统是技术最为成熟、应用最为广泛的一种导航方式。但是惯性导航系统</w:t>
      </w:r>
      <w:r w:rsidR="00B36116">
        <w:rPr>
          <w:rFonts w:eastAsia="宋体" w:cs="Times New Roman" w:hint="eastAsia"/>
        </w:rPr>
        <w:t>也有其局限性，主要表现在：误差随着时间而不断积累</w:t>
      </w:r>
      <w:r w:rsidR="006F5DAE">
        <w:rPr>
          <w:rFonts w:eastAsia="宋体" w:cs="Times New Roman" w:hint="eastAsia"/>
        </w:rPr>
        <w:t>；惯性器件长时间工作会产生磨损，需要经常进行维护和检修；惯性器件的体型通常较大、功耗大、能够安装的载体类型受限；工作前需要进行数小时的初始标定，而标定的精度对后续导航的精度有很大影响</w:t>
      </w:r>
      <w:r w:rsidR="00E63511">
        <w:rPr>
          <w:rFonts w:eastAsia="宋体" w:cs="Times New Roman" w:hint="eastAsia"/>
        </w:rPr>
        <w:t>；高精度的惯性器件价格昂贵，一点精度的提高都伴随着巨额的耗资等。随着</w:t>
      </w:r>
      <w:r w:rsidR="00DE11F4">
        <w:rPr>
          <w:rFonts w:eastAsia="宋体" w:cs="Times New Roman" w:hint="eastAsia"/>
        </w:rPr>
        <w:t>全球卫星导航系统（</w:t>
      </w:r>
      <w:r w:rsidR="00DE11F4">
        <w:rPr>
          <w:rFonts w:eastAsia="宋体" w:cs="Times New Roman" w:hint="eastAsia"/>
        </w:rPr>
        <w:t>G</w:t>
      </w:r>
      <w:r w:rsidR="00DE11F4">
        <w:rPr>
          <w:rFonts w:eastAsia="宋体" w:cs="Times New Roman"/>
        </w:rPr>
        <w:t>NSS</w:t>
      </w:r>
      <w:r w:rsidR="00DE11F4">
        <w:rPr>
          <w:rFonts w:eastAsia="宋体" w:cs="Times New Roman" w:hint="eastAsia"/>
        </w:rPr>
        <w:t>）</w:t>
      </w:r>
      <w:r w:rsidR="00E63511">
        <w:rPr>
          <w:rFonts w:eastAsia="宋体" w:cs="Times New Roman" w:hint="eastAsia"/>
        </w:rPr>
        <w:t>载波相位差分技术的快速发展，利用</w:t>
      </w:r>
      <w:r w:rsidR="00E63511">
        <w:rPr>
          <w:rFonts w:eastAsia="宋体" w:cs="Times New Roman" w:hint="eastAsia"/>
        </w:rPr>
        <w:t>G</w:t>
      </w:r>
      <w:r w:rsidR="00E63511">
        <w:rPr>
          <w:rFonts w:eastAsia="宋体" w:cs="Times New Roman"/>
        </w:rPr>
        <w:t>NSS</w:t>
      </w:r>
      <w:r w:rsidR="00E63511">
        <w:rPr>
          <w:rFonts w:eastAsia="宋体" w:cs="Times New Roman" w:hint="eastAsia"/>
        </w:rPr>
        <w:t>确定载体的姿态成为其应用的又一热点。</w:t>
      </w:r>
      <w:r w:rsidR="00DE7E71">
        <w:rPr>
          <w:rFonts w:eastAsia="宋体" w:cs="Times New Roman" w:hint="eastAsia"/>
        </w:rPr>
        <w:t>利用</w:t>
      </w:r>
      <w:r w:rsidR="00DE7E71">
        <w:rPr>
          <w:rFonts w:eastAsia="宋体" w:cs="Times New Roman" w:hint="eastAsia"/>
        </w:rPr>
        <w:t>G</w:t>
      </w:r>
      <w:r w:rsidR="00DE7E71">
        <w:rPr>
          <w:rFonts w:eastAsia="宋体" w:cs="Times New Roman"/>
        </w:rPr>
        <w:t>NSS</w:t>
      </w:r>
      <w:r w:rsidR="00DE7E71">
        <w:rPr>
          <w:rFonts w:eastAsia="宋体" w:cs="Times New Roman" w:hint="eastAsia"/>
        </w:rPr>
        <w:t>载波相位测量技术实现载体的姿态测量是</w:t>
      </w:r>
      <w:r w:rsidR="00DE7E71">
        <w:rPr>
          <w:rFonts w:eastAsia="宋体" w:cs="Times New Roman" w:hint="eastAsia"/>
        </w:rPr>
        <w:t>20</w:t>
      </w:r>
      <w:r w:rsidR="00DE7E71">
        <w:rPr>
          <w:rFonts w:eastAsia="宋体" w:cs="Times New Roman" w:hint="eastAsia"/>
        </w:rPr>
        <w:t>世纪</w:t>
      </w:r>
      <w:r w:rsidR="00DE7E71">
        <w:rPr>
          <w:rFonts w:eastAsia="宋体" w:cs="Times New Roman" w:hint="eastAsia"/>
        </w:rPr>
        <w:t>80</w:t>
      </w:r>
      <w:r w:rsidR="00DE7E71">
        <w:rPr>
          <w:rFonts w:eastAsia="宋体" w:cs="Times New Roman" w:hint="eastAsia"/>
        </w:rPr>
        <w:t>年代发展起来的一项应用技术，经过二十多年的发展，</w:t>
      </w:r>
      <w:r w:rsidR="00F75E23">
        <w:rPr>
          <w:rFonts w:eastAsia="宋体" w:cs="Times New Roman" w:hint="eastAsia"/>
        </w:rPr>
        <w:t>利用</w:t>
      </w:r>
      <w:r w:rsidR="00F75E23">
        <w:rPr>
          <w:rFonts w:eastAsia="宋体" w:cs="Times New Roman" w:hint="eastAsia"/>
        </w:rPr>
        <w:t>GNSS</w:t>
      </w:r>
      <w:r w:rsidR="00F75E23">
        <w:rPr>
          <w:rFonts w:eastAsia="宋体" w:cs="Times New Roman" w:hint="eastAsia"/>
        </w:rPr>
        <w:t>进行姿态测量开始越来越多的应用于各行各业，尤其在航天和航海领域，该技术越来越多地被用于飞行器或者舰船姿态的确定。在飞行器自主导航中，利用</w:t>
      </w:r>
      <w:r w:rsidR="00F75E23">
        <w:rPr>
          <w:rFonts w:eastAsia="宋体" w:cs="Times New Roman" w:hint="eastAsia"/>
        </w:rPr>
        <w:t>G</w:t>
      </w:r>
      <w:r w:rsidR="00F75E23">
        <w:rPr>
          <w:rFonts w:eastAsia="宋体" w:cs="Times New Roman"/>
        </w:rPr>
        <w:t>NSS</w:t>
      </w:r>
      <w:r w:rsidR="00F75E23">
        <w:rPr>
          <w:rFonts w:eastAsia="宋体" w:cs="Times New Roman" w:hint="eastAsia"/>
        </w:rPr>
        <w:t>进行载体姿态测量可以提高</w:t>
      </w:r>
      <w:r w:rsidR="009D6843">
        <w:rPr>
          <w:rFonts w:eastAsia="宋体" w:cs="Times New Roman" w:hint="eastAsia"/>
        </w:rPr>
        <w:t>飞行器自主导航的精度，降低飞行器对地面支持的依赖，降低整个导航系统的成本。</w:t>
      </w:r>
      <w:r w:rsidR="0087483F">
        <w:rPr>
          <w:rFonts w:eastAsia="宋体" w:cs="Times New Roman" w:hint="eastAsia"/>
        </w:rPr>
        <w:t>G</w:t>
      </w:r>
      <w:r w:rsidR="0087483F">
        <w:rPr>
          <w:rFonts w:eastAsia="宋体" w:cs="Times New Roman"/>
        </w:rPr>
        <w:t>NSS</w:t>
      </w:r>
      <w:r w:rsidR="00627DAB">
        <w:rPr>
          <w:rFonts w:eastAsia="宋体" w:cs="Times New Roman" w:hint="eastAsia"/>
        </w:rPr>
        <w:t>以其高精度、全天候、全球性、连续等优点备受人们关注，它在姿态测量方面具有极大的应用潜力，既可以</w:t>
      </w:r>
      <w:r w:rsidR="00DE11F4">
        <w:rPr>
          <w:rFonts w:eastAsia="宋体" w:cs="Times New Roman" w:hint="eastAsia"/>
        </w:rPr>
        <w:t>组成一个新的</w:t>
      </w:r>
      <w:r w:rsidR="00627DAB">
        <w:rPr>
          <w:rFonts w:eastAsia="宋体" w:cs="Times New Roman" w:hint="eastAsia"/>
        </w:rPr>
        <w:t>姿态测量系统代替那些复杂而昂贵的姿态测量设备，也可以与传统的姿态</w:t>
      </w:r>
      <w:r w:rsidR="00B108CC">
        <w:rPr>
          <w:rFonts w:eastAsia="宋体" w:cs="Times New Roman" w:hint="eastAsia"/>
        </w:rPr>
        <w:t>敏感器件组成组合姿态测量系统。</w:t>
      </w:r>
      <w:r w:rsidR="00D343B4">
        <w:rPr>
          <w:rFonts w:eastAsia="宋体" w:cs="Times New Roman" w:hint="eastAsia"/>
        </w:rPr>
        <w:t>它</w:t>
      </w:r>
      <w:r w:rsidR="00C648EE">
        <w:rPr>
          <w:rFonts w:eastAsia="宋体" w:cs="Times New Roman" w:hint="eastAsia"/>
        </w:rPr>
        <w:t>与惯性导航系统相比具有如下优点：精度高、实时性好、体积小、重量轻、成本低、易固化、初始化时间短、误差不会随着时间累积、无需实时</w:t>
      </w:r>
      <w:r w:rsidR="00F03195">
        <w:rPr>
          <w:rFonts w:eastAsia="宋体" w:cs="Times New Roman" w:hint="eastAsia"/>
        </w:rPr>
        <w:t>校正和经常维护；当然也存在以下缺点：输出信息频率较低、要求接收机对天空可视且对多颗</w:t>
      </w:r>
      <w:r w:rsidR="00F03195">
        <w:rPr>
          <w:rFonts w:eastAsia="宋体" w:cs="Times New Roman" w:hint="eastAsia"/>
        </w:rPr>
        <w:t>G</w:t>
      </w:r>
      <w:r w:rsidR="00F03195">
        <w:rPr>
          <w:rFonts w:eastAsia="宋体" w:cs="Times New Roman"/>
        </w:rPr>
        <w:t>NSS</w:t>
      </w:r>
      <w:r w:rsidR="00F03195">
        <w:rPr>
          <w:rFonts w:eastAsia="宋体" w:cs="Times New Roman" w:hint="eastAsia"/>
        </w:rPr>
        <w:t>卫星信号保持持续追踪、需要求解整周模糊度、姿态确定精度</w:t>
      </w:r>
      <w:r w:rsidR="006B1121">
        <w:rPr>
          <w:rFonts w:eastAsia="宋体" w:cs="Times New Roman" w:hint="eastAsia"/>
        </w:rPr>
        <w:t>受载波相位本身测量精度的限制。但是在同等价位下，</w:t>
      </w:r>
      <w:r w:rsidR="006B1121">
        <w:rPr>
          <w:rFonts w:eastAsia="宋体" w:cs="Times New Roman" w:hint="eastAsia"/>
        </w:rPr>
        <w:t>G</w:t>
      </w:r>
      <w:r w:rsidR="006B1121">
        <w:rPr>
          <w:rFonts w:eastAsia="宋体" w:cs="Times New Roman"/>
        </w:rPr>
        <w:t>NSS</w:t>
      </w:r>
      <w:r w:rsidR="006B1121">
        <w:rPr>
          <w:rFonts w:eastAsia="宋体" w:cs="Times New Roman" w:hint="eastAsia"/>
        </w:rPr>
        <w:t>姿态测量系统能够达到的精度要比其它的各类姿态测量系统的精度要高得多。</w:t>
      </w:r>
      <w:r w:rsidR="00B108CC">
        <w:rPr>
          <w:rFonts w:eastAsia="宋体" w:cs="Times New Roman" w:hint="eastAsia"/>
        </w:rPr>
        <w:t>近年来，利用</w:t>
      </w:r>
      <w:r w:rsidR="00B108CC">
        <w:rPr>
          <w:rFonts w:eastAsia="宋体" w:cs="Times New Roman" w:hint="eastAsia"/>
        </w:rPr>
        <w:t>G</w:t>
      </w:r>
      <w:r w:rsidR="00B108CC">
        <w:rPr>
          <w:rFonts w:eastAsia="宋体" w:cs="Times New Roman"/>
        </w:rPr>
        <w:t>NSS</w:t>
      </w:r>
      <w:r w:rsidR="00B108CC">
        <w:rPr>
          <w:rFonts w:eastAsia="宋体" w:cs="Times New Roman" w:hint="eastAsia"/>
        </w:rPr>
        <w:t>进行姿态测量已经成为</w:t>
      </w:r>
      <w:r w:rsidR="00B108CC">
        <w:rPr>
          <w:rFonts w:eastAsia="宋体" w:cs="Times New Roman" w:hint="eastAsia"/>
        </w:rPr>
        <w:t>G</w:t>
      </w:r>
      <w:r w:rsidR="00B108CC">
        <w:rPr>
          <w:rFonts w:eastAsia="宋体" w:cs="Times New Roman"/>
        </w:rPr>
        <w:t>NSS</w:t>
      </w:r>
      <w:r w:rsidR="00B108CC">
        <w:rPr>
          <w:rFonts w:eastAsia="宋体" w:cs="Times New Roman" w:hint="eastAsia"/>
        </w:rPr>
        <w:t>应用的一个新的领域。利用</w:t>
      </w:r>
      <w:r w:rsidR="00B108CC">
        <w:rPr>
          <w:rFonts w:eastAsia="宋体" w:cs="Times New Roman" w:hint="eastAsia"/>
        </w:rPr>
        <w:t>G</w:t>
      </w:r>
      <w:r w:rsidR="00B108CC">
        <w:rPr>
          <w:rFonts w:eastAsia="宋体" w:cs="Times New Roman"/>
        </w:rPr>
        <w:t>NSS</w:t>
      </w:r>
      <w:r w:rsidR="00B108CC">
        <w:rPr>
          <w:rFonts w:eastAsia="宋体" w:cs="Times New Roman" w:hint="eastAsia"/>
        </w:rPr>
        <w:t>进行姿态</w:t>
      </w:r>
      <w:r w:rsidR="00D10CA0">
        <w:rPr>
          <w:rFonts w:eastAsia="宋体" w:cs="Times New Roman" w:hint="eastAsia"/>
        </w:rPr>
        <w:t>，需要</w:t>
      </w:r>
      <w:r w:rsidR="008D119F">
        <w:rPr>
          <w:rFonts w:eastAsia="宋体" w:cs="Times New Roman" w:hint="eastAsia"/>
        </w:rPr>
        <w:t>求解基线、</w:t>
      </w:r>
      <w:bookmarkStart w:id="1" w:name="_Hlk511671490"/>
      <w:r w:rsidR="008D119F">
        <w:rPr>
          <w:rFonts w:eastAsia="宋体" w:cs="Times New Roman" w:hint="eastAsia"/>
        </w:rPr>
        <w:t>基</w:t>
      </w:r>
      <w:bookmarkEnd w:id="1"/>
      <w:r w:rsidR="008D119F">
        <w:rPr>
          <w:rFonts w:eastAsia="宋体" w:cs="Times New Roman" w:hint="eastAsia"/>
        </w:rPr>
        <w:t>线偏差、整周模糊度以及姿态的确定。</w:t>
      </w:r>
    </w:p>
    <w:p w:rsidR="005F6C8D" w:rsidRDefault="003D1478" w:rsidP="001861C6">
      <w:pPr>
        <w:spacing w:line="240" w:lineRule="auto"/>
        <w:ind w:firstLine="0"/>
        <w:rPr>
          <w:rFonts w:eastAsia="宋体" w:cs="Times New Roman"/>
        </w:rPr>
      </w:pPr>
      <w:r w:rsidRPr="009D5243">
        <w:rPr>
          <w:rFonts w:eastAsia="黑体" w:cs="Times New Roman" w:hint="eastAsia"/>
          <w:b/>
        </w:rPr>
        <w:t>G</w:t>
      </w:r>
      <w:r w:rsidRPr="009D5243">
        <w:rPr>
          <w:rFonts w:eastAsia="黑体" w:cs="Times New Roman"/>
          <w:b/>
        </w:rPr>
        <w:t>NSS</w:t>
      </w:r>
      <w:r w:rsidRPr="009D5243">
        <w:rPr>
          <w:rFonts w:eastAsia="黑体" w:cs="Times New Roman" w:hint="eastAsia"/>
          <w:b/>
        </w:rPr>
        <w:t>三维姿态测量原理</w:t>
      </w:r>
      <w:r w:rsidR="009D5243">
        <w:rPr>
          <w:rFonts w:eastAsia="黑体" w:cs="Times New Roman" w:hint="eastAsia"/>
          <w:b/>
        </w:rPr>
        <w:t>：</w:t>
      </w:r>
      <w:r w:rsidR="007D0335">
        <w:rPr>
          <w:rFonts w:eastAsia="宋体" w:cs="Times New Roman"/>
        </w:rPr>
        <w:t>GNSS</w:t>
      </w:r>
      <w:r w:rsidR="007D0335">
        <w:rPr>
          <w:rFonts w:eastAsia="宋体" w:cs="Times New Roman" w:hint="eastAsia"/>
        </w:rPr>
        <w:t>姿态测量是通过在载体上布置多个天线，通过</w:t>
      </w:r>
      <w:r w:rsidR="007D0335">
        <w:rPr>
          <w:rFonts w:eastAsia="宋体" w:cs="Times New Roman" w:hint="eastAsia"/>
        </w:rPr>
        <w:t>G</w:t>
      </w:r>
      <w:r w:rsidR="007D0335">
        <w:rPr>
          <w:rFonts w:eastAsia="宋体" w:cs="Times New Roman"/>
        </w:rPr>
        <w:t>NSS</w:t>
      </w:r>
      <w:r w:rsidR="007D0335">
        <w:rPr>
          <w:rFonts w:eastAsia="宋体" w:cs="Times New Roman" w:hint="eastAsia"/>
        </w:rPr>
        <w:t>载波相位来精确确定几个天线之间的相对位置来实现的</w:t>
      </w:r>
      <w:r w:rsidR="00505A6F">
        <w:rPr>
          <w:rFonts w:eastAsia="宋体" w:cs="Times New Roman" w:hint="eastAsia"/>
        </w:rPr>
        <w:t>。</w:t>
      </w:r>
      <w:r w:rsidR="00480E5A">
        <w:rPr>
          <w:rFonts w:eastAsia="宋体" w:cs="Times New Roman" w:hint="eastAsia"/>
        </w:rPr>
        <w:t>在进行姿态测量的过程中，需要进行地心地固坐标系、载体坐标系和当地水平坐标系的相互转化。地心地固坐标系</w:t>
      </w:r>
      <w:r w:rsidR="008C3EFE">
        <w:rPr>
          <w:rFonts w:eastAsia="宋体" w:cs="Times New Roman" w:hint="eastAsia"/>
        </w:rPr>
        <w:t>，其原点位于地球质量中心，</w:t>
      </w:r>
      <w:r w:rsidR="008C3EFE">
        <w:rPr>
          <w:rFonts w:eastAsia="宋体" w:cs="Times New Roman" w:hint="eastAsia"/>
        </w:rPr>
        <w:t>X</w:t>
      </w:r>
      <w:r w:rsidR="008C3EFE">
        <w:rPr>
          <w:rFonts w:eastAsia="宋体" w:cs="Times New Roman" w:hint="eastAsia"/>
        </w:rPr>
        <w:t>轴指向格林尼治平子午面与地球赤道的交点</w:t>
      </w:r>
      <w:r w:rsidR="00480E5A">
        <w:rPr>
          <w:rFonts w:eastAsia="宋体" w:cs="Times New Roman" w:hint="eastAsia"/>
        </w:rPr>
        <w:t>，</w:t>
      </w:r>
      <w:r w:rsidR="00480E5A">
        <w:rPr>
          <w:rFonts w:eastAsia="宋体" w:cs="Times New Roman" w:hint="eastAsia"/>
        </w:rPr>
        <w:t>Z</w:t>
      </w:r>
      <w:r w:rsidR="00480E5A">
        <w:rPr>
          <w:rFonts w:eastAsia="宋体" w:cs="Times New Roman" w:hint="eastAsia"/>
        </w:rPr>
        <w:t>轴指向地球北极，</w:t>
      </w:r>
      <w:r w:rsidR="00480E5A">
        <w:rPr>
          <w:rFonts w:eastAsia="宋体" w:cs="Times New Roman" w:hint="eastAsia"/>
        </w:rPr>
        <w:t>Y</w:t>
      </w:r>
      <w:r w:rsidR="00480E5A">
        <w:rPr>
          <w:rFonts w:eastAsia="宋体" w:cs="Times New Roman" w:hint="eastAsia"/>
        </w:rPr>
        <w:t>轴与</w:t>
      </w:r>
      <w:r w:rsidR="00480E5A">
        <w:rPr>
          <w:rFonts w:eastAsia="宋体" w:cs="Times New Roman" w:hint="eastAsia"/>
        </w:rPr>
        <w:t>X</w:t>
      </w:r>
      <w:r w:rsidR="00480E5A">
        <w:rPr>
          <w:rFonts w:eastAsia="宋体" w:cs="Times New Roman" w:hint="eastAsia"/>
        </w:rPr>
        <w:t>、</w:t>
      </w:r>
      <w:r w:rsidR="00480E5A">
        <w:rPr>
          <w:rFonts w:eastAsia="宋体" w:cs="Times New Roman"/>
        </w:rPr>
        <w:t>Z</w:t>
      </w:r>
      <w:r w:rsidR="00480E5A">
        <w:rPr>
          <w:rFonts w:eastAsia="宋体" w:cs="Times New Roman" w:hint="eastAsia"/>
        </w:rPr>
        <w:t>轴构成右手直角坐标系，北斗卫星导航系统采用的是</w:t>
      </w:r>
      <w:r w:rsidR="00480E5A">
        <w:rPr>
          <w:rFonts w:eastAsia="宋体" w:cs="Times New Roman" w:hint="eastAsia"/>
        </w:rPr>
        <w:t>C</w:t>
      </w:r>
      <w:r w:rsidR="00480E5A">
        <w:rPr>
          <w:rFonts w:eastAsia="宋体" w:cs="Times New Roman"/>
        </w:rPr>
        <w:t>GCS2000</w:t>
      </w:r>
      <w:r w:rsidR="00480E5A">
        <w:rPr>
          <w:rFonts w:eastAsia="宋体" w:cs="Times New Roman" w:hint="eastAsia"/>
        </w:rPr>
        <w:t>地心地固坐标系，而</w:t>
      </w:r>
      <w:r w:rsidR="00480E5A">
        <w:rPr>
          <w:rFonts w:eastAsia="宋体" w:cs="Times New Roman" w:hint="eastAsia"/>
        </w:rPr>
        <w:t>G</w:t>
      </w:r>
      <w:r w:rsidR="00480E5A">
        <w:rPr>
          <w:rFonts w:eastAsia="宋体" w:cs="Times New Roman"/>
        </w:rPr>
        <w:t>PS</w:t>
      </w:r>
      <w:r w:rsidR="00480E5A">
        <w:rPr>
          <w:rFonts w:eastAsia="宋体" w:cs="Times New Roman" w:hint="eastAsia"/>
        </w:rPr>
        <w:t>采用的是</w:t>
      </w:r>
      <w:r w:rsidR="00480E5A">
        <w:rPr>
          <w:rFonts w:eastAsia="宋体" w:cs="Times New Roman" w:hint="eastAsia"/>
        </w:rPr>
        <w:t>W</w:t>
      </w:r>
      <w:r w:rsidR="00480E5A">
        <w:rPr>
          <w:rFonts w:eastAsia="宋体" w:cs="Times New Roman"/>
        </w:rPr>
        <w:t>GS</w:t>
      </w:r>
      <w:r w:rsidR="00480E5A">
        <w:rPr>
          <w:rFonts w:eastAsia="宋体" w:cs="Times New Roman" w:hint="eastAsia"/>
        </w:rPr>
        <w:t>-84</w:t>
      </w:r>
      <w:r w:rsidR="00480E5A">
        <w:rPr>
          <w:rFonts w:eastAsia="宋体" w:cs="Times New Roman" w:hint="eastAsia"/>
        </w:rPr>
        <w:t>地心地固坐标系。载体坐标系，载体坐标系的原点定义在天线阵列的主天线相位中心，</w:t>
      </w:r>
      <w:r w:rsidR="00480E5A">
        <w:rPr>
          <w:rFonts w:eastAsia="宋体" w:cs="Times New Roman" w:hint="eastAsia"/>
        </w:rPr>
        <w:t>Y</w:t>
      </w:r>
      <w:r w:rsidR="00480E5A">
        <w:rPr>
          <w:rFonts w:eastAsia="宋体" w:cs="Times New Roman" w:hint="eastAsia"/>
        </w:rPr>
        <w:t>轴与载体运动方向的</w:t>
      </w:r>
      <w:r w:rsidR="004F62A0">
        <w:rPr>
          <w:rFonts w:eastAsia="宋体" w:cs="Times New Roman" w:hint="eastAsia"/>
        </w:rPr>
        <w:t>中心线重合，</w:t>
      </w:r>
      <w:r w:rsidR="004F62A0">
        <w:rPr>
          <w:rFonts w:eastAsia="宋体" w:cs="Times New Roman" w:hint="eastAsia"/>
        </w:rPr>
        <w:t>X</w:t>
      </w:r>
      <w:r w:rsidR="004F62A0">
        <w:rPr>
          <w:rFonts w:eastAsia="宋体" w:cs="Times New Roman" w:hint="eastAsia"/>
        </w:rPr>
        <w:t>轴垂直</w:t>
      </w:r>
      <w:r w:rsidR="004F62A0">
        <w:rPr>
          <w:rFonts w:eastAsia="宋体" w:cs="Times New Roman" w:hint="eastAsia"/>
        </w:rPr>
        <w:t>Y</w:t>
      </w:r>
      <w:r w:rsidR="004F62A0">
        <w:rPr>
          <w:rFonts w:eastAsia="宋体" w:cs="Times New Roman" w:hint="eastAsia"/>
        </w:rPr>
        <w:t>轴指向载体右侧，</w:t>
      </w:r>
      <w:r w:rsidR="004F62A0">
        <w:rPr>
          <w:rFonts w:eastAsia="宋体" w:cs="Times New Roman" w:hint="eastAsia"/>
        </w:rPr>
        <w:t>Z</w:t>
      </w:r>
      <w:r w:rsidR="004F62A0">
        <w:rPr>
          <w:rFonts w:eastAsia="宋体" w:cs="Times New Roman" w:hint="eastAsia"/>
        </w:rPr>
        <w:t>轴与</w:t>
      </w:r>
      <w:r w:rsidR="004F62A0">
        <w:rPr>
          <w:rFonts w:eastAsia="宋体" w:cs="Times New Roman" w:hint="eastAsia"/>
        </w:rPr>
        <w:t>X</w:t>
      </w:r>
      <w:r w:rsidR="004F62A0">
        <w:rPr>
          <w:rFonts w:eastAsia="宋体" w:cs="Times New Roman" w:hint="eastAsia"/>
        </w:rPr>
        <w:t>、</w:t>
      </w:r>
      <w:r w:rsidR="004F62A0">
        <w:rPr>
          <w:rFonts w:eastAsia="宋体" w:cs="Times New Roman" w:hint="eastAsia"/>
        </w:rPr>
        <w:t>Y</w:t>
      </w:r>
      <w:r w:rsidR="004F62A0">
        <w:rPr>
          <w:rFonts w:eastAsia="宋体" w:cs="Times New Roman" w:hint="eastAsia"/>
        </w:rPr>
        <w:t>轴构成右手坐标系。当地水平坐标系，原点位于主天线的相位中心，</w:t>
      </w:r>
      <w:r w:rsidR="004F62A0">
        <w:rPr>
          <w:rFonts w:eastAsia="宋体" w:cs="Times New Roman" w:hint="eastAsia"/>
        </w:rPr>
        <w:t>Y</w:t>
      </w:r>
      <w:r w:rsidR="004F62A0">
        <w:rPr>
          <w:rFonts w:eastAsia="宋体" w:cs="Times New Roman" w:hint="eastAsia"/>
        </w:rPr>
        <w:t>轴指向当地北子午线，</w:t>
      </w:r>
      <w:r w:rsidR="004F62A0">
        <w:rPr>
          <w:rFonts w:eastAsia="宋体" w:cs="Times New Roman" w:hint="eastAsia"/>
        </w:rPr>
        <w:t>X</w:t>
      </w:r>
      <w:r w:rsidR="004F62A0">
        <w:rPr>
          <w:rFonts w:eastAsia="宋体" w:cs="Times New Roman" w:hint="eastAsia"/>
        </w:rPr>
        <w:t>轴与</w:t>
      </w:r>
      <w:r w:rsidR="004F62A0">
        <w:rPr>
          <w:rFonts w:eastAsia="宋体" w:cs="Times New Roman" w:hint="eastAsia"/>
        </w:rPr>
        <w:t>Y</w:t>
      </w:r>
      <w:r w:rsidR="004F62A0">
        <w:rPr>
          <w:rFonts w:eastAsia="宋体" w:cs="Times New Roman" w:hint="eastAsia"/>
        </w:rPr>
        <w:t>轴垂直指向东，</w:t>
      </w:r>
      <w:r w:rsidR="004F62A0">
        <w:rPr>
          <w:rFonts w:eastAsia="宋体" w:cs="Times New Roman" w:hint="eastAsia"/>
        </w:rPr>
        <w:t>Z</w:t>
      </w:r>
      <w:r w:rsidR="004F62A0">
        <w:rPr>
          <w:rFonts w:eastAsia="宋体" w:cs="Times New Roman" w:hint="eastAsia"/>
        </w:rPr>
        <w:t>轴与</w:t>
      </w:r>
      <w:r w:rsidR="004F62A0">
        <w:rPr>
          <w:rFonts w:eastAsia="宋体" w:cs="Times New Roman" w:hint="eastAsia"/>
        </w:rPr>
        <w:t>X</w:t>
      </w:r>
      <w:r w:rsidR="004F62A0">
        <w:rPr>
          <w:rFonts w:eastAsia="宋体" w:cs="Times New Roman" w:hint="eastAsia"/>
        </w:rPr>
        <w:t>、</w:t>
      </w:r>
      <w:r w:rsidR="004F62A0">
        <w:rPr>
          <w:rFonts w:eastAsia="宋体" w:cs="Times New Roman" w:hint="eastAsia"/>
        </w:rPr>
        <w:t>Y</w:t>
      </w:r>
      <w:r w:rsidR="004F62A0">
        <w:rPr>
          <w:rFonts w:eastAsia="宋体" w:cs="Times New Roman" w:hint="eastAsia"/>
        </w:rPr>
        <w:t>轴正交</w:t>
      </w:r>
      <w:r w:rsidR="00E46493">
        <w:rPr>
          <w:rFonts w:eastAsia="宋体" w:cs="Times New Roman" w:hint="eastAsia"/>
        </w:rPr>
        <w:t>构成右手坐标系。</w:t>
      </w:r>
      <w:r w:rsidR="00897C2F">
        <w:rPr>
          <w:rFonts w:eastAsia="宋体" w:cs="Times New Roman" w:hint="eastAsia"/>
        </w:rPr>
        <w:t>通常定义的姿态角为载体</w:t>
      </w:r>
      <w:r w:rsidR="005445E9">
        <w:rPr>
          <w:rFonts w:eastAsia="宋体" w:cs="Times New Roman" w:hint="eastAsia"/>
        </w:rPr>
        <w:t>坐标系相对于当地水平坐标系之间的角度关系，分别包括俯仰角（</w:t>
      </w:r>
      <w:r w:rsidR="005445E9">
        <w:rPr>
          <w:rFonts w:eastAsia="宋体" w:cs="Times New Roman" w:hint="eastAsia"/>
        </w:rPr>
        <w:t>Pi</w:t>
      </w:r>
      <w:r w:rsidR="005445E9">
        <w:rPr>
          <w:rFonts w:eastAsia="宋体" w:cs="Times New Roman"/>
        </w:rPr>
        <w:t>tch</w:t>
      </w:r>
      <w:r w:rsidR="005445E9">
        <w:rPr>
          <w:rFonts w:eastAsia="宋体" w:cs="Times New Roman" w:hint="eastAsia"/>
        </w:rPr>
        <w:t>）、横滚角（</w:t>
      </w:r>
      <w:r w:rsidR="005445E9">
        <w:rPr>
          <w:rFonts w:eastAsia="宋体" w:cs="Times New Roman" w:hint="eastAsia"/>
        </w:rPr>
        <w:t>Roll</w:t>
      </w:r>
      <w:r w:rsidR="005445E9">
        <w:rPr>
          <w:rFonts w:eastAsia="宋体" w:cs="Times New Roman" w:hint="eastAsia"/>
        </w:rPr>
        <w:t>）、航向角（</w:t>
      </w:r>
      <w:r w:rsidR="005445E9">
        <w:rPr>
          <w:rFonts w:eastAsia="宋体" w:cs="Times New Roman" w:hint="eastAsia"/>
        </w:rPr>
        <w:t>Yaw</w:t>
      </w:r>
      <w:r w:rsidR="005445E9">
        <w:rPr>
          <w:rFonts w:eastAsia="宋体" w:cs="Times New Roman" w:hint="eastAsia"/>
        </w:rPr>
        <w:t>）。载体坐标系绕</w:t>
      </w:r>
      <w:r w:rsidR="005445E9">
        <w:rPr>
          <w:rFonts w:eastAsia="宋体" w:cs="Times New Roman" w:hint="eastAsia"/>
        </w:rPr>
        <w:t>X</w:t>
      </w:r>
      <w:r w:rsidR="005445E9">
        <w:rPr>
          <w:rFonts w:eastAsia="宋体" w:cs="Times New Roman" w:hint="eastAsia"/>
        </w:rPr>
        <w:t>轴正方向逆时针旋转到</w:t>
      </w:r>
      <w:r w:rsidR="007E526A">
        <w:rPr>
          <w:rFonts w:eastAsia="宋体" w:cs="Times New Roman" w:hint="eastAsia"/>
        </w:rPr>
        <w:t>与</w:t>
      </w:r>
      <w:r w:rsidR="005445E9">
        <w:rPr>
          <w:rFonts w:eastAsia="宋体" w:cs="Times New Roman" w:hint="eastAsia"/>
        </w:rPr>
        <w:t>当地水平</w:t>
      </w:r>
      <w:r w:rsidR="007E526A">
        <w:rPr>
          <w:rFonts w:eastAsia="宋体" w:cs="Times New Roman" w:hint="eastAsia"/>
        </w:rPr>
        <w:t>坐</w:t>
      </w:r>
      <w:r w:rsidR="005445E9">
        <w:rPr>
          <w:rFonts w:eastAsia="宋体" w:cs="Times New Roman" w:hint="eastAsia"/>
        </w:rPr>
        <w:t>标系</w:t>
      </w:r>
      <w:r w:rsidR="007E526A">
        <w:rPr>
          <w:rFonts w:eastAsia="宋体" w:cs="Times New Roman" w:hint="eastAsia"/>
        </w:rPr>
        <w:t>轴重合</w:t>
      </w:r>
      <w:r w:rsidR="005445E9">
        <w:rPr>
          <w:rFonts w:eastAsia="宋体" w:cs="Times New Roman" w:hint="eastAsia"/>
        </w:rPr>
        <w:t>的旋转角度为俯仰角</w:t>
      </w:r>
      <w:r w:rsidR="007E526A">
        <w:rPr>
          <w:rFonts w:eastAsia="宋体" w:cs="Times New Roman" w:hint="eastAsia"/>
        </w:rPr>
        <w:t>；载体坐标系绕</w:t>
      </w:r>
      <w:r w:rsidR="007E526A">
        <w:rPr>
          <w:rFonts w:eastAsia="宋体" w:cs="Times New Roman"/>
        </w:rPr>
        <w:t>Y</w:t>
      </w:r>
      <w:r w:rsidR="007E526A">
        <w:rPr>
          <w:rFonts w:eastAsia="宋体" w:cs="Times New Roman" w:hint="eastAsia"/>
        </w:rPr>
        <w:t>轴正方向逆时针旋转到当地水平坐标系轴重合的旋转角度为横滚角；载体坐标系绕</w:t>
      </w:r>
      <w:r w:rsidR="007E526A">
        <w:rPr>
          <w:rFonts w:eastAsia="宋体" w:cs="Times New Roman"/>
        </w:rPr>
        <w:t>Z</w:t>
      </w:r>
      <w:r w:rsidR="007E526A">
        <w:rPr>
          <w:rFonts w:eastAsia="宋体" w:cs="Times New Roman" w:hint="eastAsia"/>
        </w:rPr>
        <w:t>轴正方向逆时针旋转到当地水平坐标系轴重合的旋转角度为</w:t>
      </w:r>
      <w:r w:rsidR="00A92E8E">
        <w:rPr>
          <w:rFonts w:eastAsia="宋体" w:cs="Times New Roman" w:hint="eastAsia"/>
        </w:rPr>
        <w:t>航向</w:t>
      </w:r>
      <w:r w:rsidR="007E526A">
        <w:rPr>
          <w:rFonts w:eastAsia="宋体" w:cs="Times New Roman" w:hint="eastAsia"/>
        </w:rPr>
        <w:t>角</w:t>
      </w:r>
      <w:r w:rsidR="00A92E8E">
        <w:rPr>
          <w:rFonts w:eastAsia="宋体" w:cs="Times New Roman" w:hint="eastAsia"/>
        </w:rPr>
        <w:t>。</w:t>
      </w:r>
    </w:p>
    <w:p w:rsidR="001C08FB" w:rsidRDefault="00A92E8E" w:rsidP="001C08FB">
      <w:pPr>
        <w:spacing w:line="240" w:lineRule="auto"/>
        <w:ind w:firstLine="0"/>
        <w:rPr>
          <w:rFonts w:eastAsia="宋体" w:cs="Times New Roman"/>
        </w:rPr>
      </w:pPr>
      <w:r>
        <w:rPr>
          <w:rFonts w:eastAsia="宋体" w:cs="Times New Roman" w:hint="eastAsia"/>
        </w:rPr>
        <w:t>基线通常情况下在</w:t>
      </w:r>
      <w:r>
        <w:rPr>
          <w:rFonts w:eastAsia="宋体" w:cs="Times New Roman" w:hint="eastAsia"/>
        </w:rPr>
        <w:t>1</w:t>
      </w:r>
      <w:r>
        <w:rPr>
          <w:rFonts w:eastAsia="宋体" w:cs="Times New Roman"/>
        </w:rPr>
        <w:t>km</w:t>
      </w:r>
      <w:r>
        <w:rPr>
          <w:rFonts w:eastAsia="宋体" w:cs="Times New Roman" w:hint="eastAsia"/>
        </w:rPr>
        <w:t>以内，</w:t>
      </w:r>
      <w:r w:rsidR="003938D2">
        <w:rPr>
          <w:rFonts w:eastAsia="宋体" w:cs="Times New Roman" w:hint="eastAsia"/>
        </w:rPr>
        <w:t>由于基线相对较短，因此可以认为大气的成分基本相同，故</w:t>
      </w:r>
      <w:r>
        <w:rPr>
          <w:rFonts w:eastAsia="宋体" w:cs="Times New Roman" w:hint="eastAsia"/>
        </w:rPr>
        <w:t>经过双差测量后的观测模型可以消除大部分的信号传播误差，能够高精度的求解基线矢</w:t>
      </w:r>
      <w:r>
        <w:rPr>
          <w:rFonts w:eastAsia="宋体" w:cs="Times New Roman" w:hint="eastAsia"/>
        </w:rPr>
        <w:lastRenderedPageBreak/>
        <w:t>量</w:t>
      </w:r>
      <w:r w:rsidR="003938D2">
        <w:rPr>
          <w:rFonts w:eastAsia="宋体" w:cs="Times New Roman" w:hint="eastAsia"/>
        </w:rPr>
        <w:t>。</w:t>
      </w:r>
      <w:r w:rsidR="005F6C8D">
        <w:rPr>
          <w:rFonts w:eastAsia="宋体" w:cs="Times New Roman" w:hint="eastAsia"/>
        </w:rPr>
        <w:t>由于姿态角的定义为载体坐标系相对于当地水平坐标系之间的角度，而当地水平坐标系也需要通过地心地固坐标系转换，这三个坐标系之间可以通过旋转和平移确定姿态角。</w:t>
      </w:r>
      <w:r w:rsidR="00BA5818">
        <w:rPr>
          <w:rFonts w:eastAsia="宋体" w:cs="Times New Roman" w:hint="eastAsia"/>
        </w:rPr>
        <w:t>由地心地固坐标系转换到当地水平坐标系的转化过程如</w:t>
      </w:r>
      <w:r w:rsidR="00D266CB">
        <w:rPr>
          <w:rFonts w:eastAsia="宋体" w:cs="Times New Roman" w:hint="eastAsia"/>
        </w:rPr>
        <w:t>式（</w:t>
      </w:r>
      <w:r w:rsidR="00D266CB">
        <w:rPr>
          <w:rFonts w:eastAsia="宋体" w:cs="Times New Roman" w:hint="eastAsia"/>
        </w:rPr>
        <w:t>1</w:t>
      </w:r>
      <w:r w:rsidR="00D266CB">
        <w:rPr>
          <w:rFonts w:eastAsia="宋体" w:cs="Times New Roman" w:hint="eastAsia"/>
        </w:rPr>
        <w:t>）</w:t>
      </w:r>
      <w:r w:rsidR="00BA5818">
        <w:rPr>
          <w:rFonts w:eastAsia="宋体" w:cs="Times New Roman" w:hint="eastAsia"/>
        </w:rPr>
        <w:t>，设空间有一点</w:t>
      </w:r>
      <w:r w:rsidR="00BA5818">
        <w:rPr>
          <w:rFonts w:eastAsia="宋体" w:cs="Times New Roman" w:hint="eastAsia"/>
        </w:rPr>
        <w:t>M</w:t>
      </w:r>
      <w:r w:rsidR="00BA5818">
        <w:rPr>
          <w:rFonts w:eastAsia="宋体" w:cs="Times New Roman" w:hint="eastAsia"/>
        </w:rPr>
        <w:t>，</w:t>
      </w:r>
      <w:r w:rsidR="001B3320">
        <w:rPr>
          <w:rFonts w:eastAsia="宋体" w:cs="Times New Roman" w:hint="eastAsia"/>
        </w:rPr>
        <w:t>点</w:t>
      </w:r>
      <w:r w:rsidR="001B3320">
        <w:rPr>
          <w:rFonts w:eastAsia="宋体" w:cs="Times New Roman" w:hint="eastAsia"/>
        </w:rPr>
        <w:t>H</w:t>
      </w:r>
      <w:r w:rsidR="001B3320">
        <w:rPr>
          <w:rFonts w:eastAsia="宋体" w:cs="Times New Roman" w:hint="eastAsia"/>
        </w:rPr>
        <w:t>为当地水平坐标系的原点，</w:t>
      </w:r>
      <w:r w:rsidR="001B3320">
        <w:rPr>
          <w:rFonts w:eastAsia="宋体" w:cs="Times New Roman"/>
        </w:rPr>
        <w:t>λ</w:t>
      </w:r>
      <w:r w:rsidR="001B3320">
        <w:rPr>
          <w:rFonts w:eastAsia="宋体" w:cs="Times New Roman" w:hint="eastAsia"/>
        </w:rPr>
        <w:t>、</w:t>
      </w:r>
      <w:r w:rsidR="001B3320">
        <w:rPr>
          <w:rFonts w:eastAsia="宋体" w:cs="Times New Roman"/>
        </w:rPr>
        <w:t>φ</w:t>
      </w:r>
      <w:r w:rsidR="001B3320">
        <w:rPr>
          <w:rFonts w:eastAsia="宋体" w:cs="Times New Roman" w:hint="eastAsia"/>
        </w:rPr>
        <w:t>为</w:t>
      </w:r>
      <w:r w:rsidR="001B3320">
        <w:rPr>
          <w:rFonts w:eastAsia="宋体" w:cs="Times New Roman" w:hint="eastAsia"/>
        </w:rPr>
        <w:t>H</w:t>
      </w:r>
      <w:r w:rsidR="001B3320">
        <w:rPr>
          <w:rFonts w:eastAsia="宋体" w:cs="Times New Roman" w:hint="eastAsia"/>
        </w:rPr>
        <w:t>点的经度和纬度。</w:t>
      </w:r>
      <w:r w:rsidR="001B3320" w:rsidRPr="001B3320">
        <w:rPr>
          <w:position w:val="-12"/>
        </w:rPr>
        <w:object w:dxaOrig="5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29.25pt;height:18pt" o:ole="">
            <v:imagedata r:id="rId7" o:title=""/>
          </v:shape>
          <o:OLEObject Type="Embed" ProgID="Equation.DSMT4" ShapeID="_x0000_i1061" DrawAspect="Content" ObjectID="_1586021604" r:id="rId8"/>
        </w:object>
      </w:r>
      <w:r w:rsidR="001B3320">
        <w:rPr>
          <w:rFonts w:eastAsia="宋体" w:cs="Times New Roman" w:hint="eastAsia"/>
        </w:rPr>
        <w:t>表示</w:t>
      </w:r>
      <w:r w:rsidR="001B3320" w:rsidRPr="001B3320">
        <w:rPr>
          <w:rFonts w:eastAsia="宋体" w:cs="Times New Roman" w:hint="eastAsia"/>
        </w:rPr>
        <w:t>地心地固坐标系下的</w:t>
      </w:r>
      <w:r w:rsidR="001C08FB">
        <w:rPr>
          <w:rFonts w:eastAsia="宋体" w:cs="Times New Roman" w:hint="eastAsia"/>
        </w:rPr>
        <w:t>坐标位置，</w:t>
      </w:r>
      <w:r w:rsidR="001C08FB" w:rsidRPr="001B3320">
        <w:rPr>
          <w:position w:val="-12"/>
        </w:rPr>
        <w:object w:dxaOrig="300" w:dyaOrig="360">
          <v:shape id="_x0000_i1062" type="#_x0000_t75" style="width:15pt;height:18pt" o:ole="">
            <v:imagedata r:id="rId9" o:title=""/>
          </v:shape>
          <o:OLEObject Type="Embed" ProgID="Equation.DSMT4" ShapeID="_x0000_i1062" DrawAspect="Content" ObjectID="_1586021605" r:id="rId10"/>
        </w:object>
      </w:r>
      <w:r w:rsidR="001C08FB">
        <w:rPr>
          <w:rFonts w:eastAsia="宋体" w:cs="Times New Roman" w:hint="eastAsia"/>
        </w:rPr>
        <w:t>表示当地水平</w:t>
      </w:r>
      <w:r w:rsidR="001C08FB" w:rsidRPr="001B3320">
        <w:rPr>
          <w:rFonts w:eastAsia="宋体" w:cs="Times New Roman" w:hint="eastAsia"/>
        </w:rPr>
        <w:t>坐标系下的</w:t>
      </w:r>
      <w:r w:rsidR="001C08FB">
        <w:rPr>
          <w:rFonts w:eastAsia="宋体" w:cs="Times New Roman" w:hint="eastAsia"/>
        </w:rPr>
        <w:t>坐标位置。</w:t>
      </w:r>
    </w:p>
    <w:p w:rsidR="001C08FB" w:rsidRPr="001B3320" w:rsidRDefault="001C08FB" w:rsidP="001C08FB">
      <w:pPr>
        <w:pStyle w:val="MTDisplayEquation"/>
      </w:pPr>
      <w:r>
        <w:tab/>
      </w:r>
      <w:r w:rsidR="009E5BAD" w:rsidRPr="001C08FB">
        <w:rPr>
          <w:position w:val="-50"/>
        </w:rPr>
        <w:object w:dxaOrig="6160" w:dyaOrig="1120">
          <v:shape id="_x0000_i1027" type="#_x0000_t75" style="width:308.25pt;height:56.25pt" o:ole="">
            <v:imagedata r:id="rId11" o:title=""/>
          </v:shape>
          <o:OLEObject Type="Embed" ProgID="Equation.DSMT4" ShapeID="_x0000_i1027" DrawAspect="Content" ObjectID="_1586021606" r:id="rId1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1</w:instrText>
        </w:r>
      </w:fldSimple>
      <w:r>
        <w:instrText>)</w:instrText>
      </w:r>
      <w:r>
        <w:fldChar w:fldCharType="end"/>
      </w:r>
    </w:p>
    <w:p w:rsidR="00D266CB" w:rsidRDefault="0090519D" w:rsidP="001B3320">
      <w:pPr>
        <w:spacing w:line="240" w:lineRule="auto"/>
        <w:ind w:firstLine="0"/>
        <w:rPr>
          <w:rFonts w:eastAsia="宋体" w:cs="Times New Roman"/>
        </w:rPr>
      </w:pPr>
      <w:r>
        <w:rPr>
          <w:rFonts w:eastAsia="宋体" w:cs="Times New Roman" w:hint="eastAsia"/>
        </w:rPr>
        <w:t>由于当地水平坐标系与载体坐标系具有相同的坐标原点，都在主天线的相位中心，那么</w:t>
      </w:r>
      <w:r w:rsidR="00D266CB">
        <w:rPr>
          <w:rFonts w:eastAsia="宋体" w:cs="Times New Roman" w:hint="eastAsia"/>
        </w:rPr>
        <w:t>当地水平坐标系转换到载体坐标系需要分别绕</w:t>
      </w:r>
      <w:r w:rsidR="00D266CB">
        <w:rPr>
          <w:rFonts w:eastAsia="宋体" w:cs="Times New Roman" w:hint="eastAsia"/>
        </w:rPr>
        <w:t>X</w:t>
      </w:r>
      <w:r w:rsidR="00D266CB">
        <w:rPr>
          <w:rFonts w:eastAsia="宋体" w:cs="Times New Roman" w:hint="eastAsia"/>
        </w:rPr>
        <w:t>、</w:t>
      </w:r>
      <w:r w:rsidR="00D266CB">
        <w:rPr>
          <w:rFonts w:eastAsia="宋体" w:cs="Times New Roman" w:hint="eastAsia"/>
        </w:rPr>
        <w:t>Y</w:t>
      </w:r>
      <w:r w:rsidR="00D266CB">
        <w:rPr>
          <w:rFonts w:eastAsia="宋体" w:cs="Times New Roman" w:hint="eastAsia"/>
        </w:rPr>
        <w:t>、</w:t>
      </w:r>
      <w:r w:rsidR="00D266CB">
        <w:rPr>
          <w:rFonts w:eastAsia="宋体" w:cs="Times New Roman" w:hint="eastAsia"/>
        </w:rPr>
        <w:t>Z</w:t>
      </w:r>
      <w:r w:rsidR="00D266CB">
        <w:rPr>
          <w:rFonts w:eastAsia="宋体" w:cs="Times New Roman" w:hint="eastAsia"/>
        </w:rPr>
        <w:t>轴旋转，其中绕</w:t>
      </w:r>
      <w:r w:rsidR="00D266CB">
        <w:rPr>
          <w:rFonts w:eastAsia="宋体" w:cs="Times New Roman" w:hint="eastAsia"/>
        </w:rPr>
        <w:t>X</w:t>
      </w:r>
      <w:r w:rsidR="00D266CB">
        <w:rPr>
          <w:rFonts w:eastAsia="宋体" w:cs="Times New Roman" w:hint="eastAsia"/>
        </w:rPr>
        <w:t>轴旋转角</w:t>
      </w:r>
      <w:r w:rsidR="00D266CB">
        <w:rPr>
          <w:rFonts w:eastAsia="宋体" w:cs="Times New Roman"/>
        </w:rPr>
        <w:t>γ</w:t>
      </w:r>
      <w:r w:rsidR="00D266CB">
        <w:rPr>
          <w:rFonts w:eastAsia="宋体" w:cs="Times New Roman" w:hint="eastAsia"/>
        </w:rPr>
        <w:t>的矩阵如式（</w:t>
      </w:r>
      <w:r w:rsidR="00D266CB">
        <w:rPr>
          <w:rFonts w:eastAsia="宋体" w:cs="Times New Roman" w:hint="eastAsia"/>
        </w:rPr>
        <w:t>2</w:t>
      </w:r>
      <w:r w:rsidR="00D266CB">
        <w:rPr>
          <w:rFonts w:eastAsia="宋体" w:cs="Times New Roman" w:hint="eastAsia"/>
        </w:rPr>
        <w:t>）：</w:t>
      </w:r>
    </w:p>
    <w:p w:rsidR="00D266CB" w:rsidRDefault="00D266CB" w:rsidP="00D266CB">
      <w:pPr>
        <w:pStyle w:val="MTDisplayEquation"/>
      </w:pPr>
      <w:r>
        <w:tab/>
      </w:r>
      <w:r w:rsidR="00BD4DAC" w:rsidRPr="00BD4DAC">
        <w:rPr>
          <w:position w:val="-50"/>
        </w:rPr>
        <w:object w:dxaOrig="2780" w:dyaOrig="1120">
          <v:shape id="_x0000_i1028" type="#_x0000_t75" style="width:138.75pt;height:56.25pt" o:ole="">
            <v:imagedata r:id="rId13" o:title=""/>
          </v:shape>
          <o:OLEObject Type="Embed" ProgID="Equation.DSMT4" ShapeID="_x0000_i1028" DrawAspect="Content" ObjectID="_1586021607" r:id="rId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2</w:instrText>
        </w:r>
      </w:fldSimple>
      <w:r>
        <w:instrText>)</w:instrText>
      </w:r>
      <w:r>
        <w:fldChar w:fldCharType="end"/>
      </w:r>
    </w:p>
    <w:p w:rsidR="00D266CB" w:rsidRDefault="00BD4DAC" w:rsidP="001B3320">
      <w:pPr>
        <w:spacing w:line="240" w:lineRule="auto"/>
        <w:ind w:firstLine="0"/>
        <w:rPr>
          <w:rFonts w:eastAsia="宋体" w:cs="Times New Roman"/>
        </w:rPr>
      </w:pPr>
      <w:r>
        <w:rPr>
          <w:rFonts w:eastAsia="宋体" w:cs="Times New Roman" w:hint="eastAsia"/>
        </w:rPr>
        <w:t>其中绕</w:t>
      </w:r>
      <w:r>
        <w:rPr>
          <w:rFonts w:eastAsia="宋体" w:cs="Times New Roman"/>
        </w:rPr>
        <w:t>Y</w:t>
      </w:r>
      <w:r>
        <w:rPr>
          <w:rFonts w:eastAsia="宋体" w:cs="Times New Roman" w:hint="eastAsia"/>
        </w:rPr>
        <w:t>轴旋转角</w:t>
      </w:r>
      <w:r>
        <w:rPr>
          <w:rFonts w:eastAsia="宋体" w:cs="Times New Roman"/>
        </w:rPr>
        <w:t>β</w:t>
      </w:r>
      <w:r>
        <w:rPr>
          <w:rFonts w:eastAsia="宋体" w:cs="Times New Roman" w:hint="eastAsia"/>
        </w:rPr>
        <w:t>的矩阵如式（</w:t>
      </w:r>
      <w:r>
        <w:rPr>
          <w:rFonts w:eastAsia="宋体" w:cs="Times New Roman"/>
        </w:rPr>
        <w:t>3</w:t>
      </w:r>
      <w:r>
        <w:rPr>
          <w:rFonts w:eastAsia="宋体" w:cs="Times New Roman" w:hint="eastAsia"/>
        </w:rPr>
        <w:t>）：</w:t>
      </w:r>
    </w:p>
    <w:p w:rsidR="00BD4DAC" w:rsidRPr="00D266CB" w:rsidRDefault="00BD4DAC" w:rsidP="00BD4DAC">
      <w:pPr>
        <w:pStyle w:val="MTDisplayEquation"/>
      </w:pPr>
      <w:r>
        <w:tab/>
      </w:r>
      <w:r w:rsidR="00174E58" w:rsidRPr="00174E58">
        <w:rPr>
          <w:position w:val="-50"/>
        </w:rPr>
        <w:object w:dxaOrig="2860" w:dyaOrig="1120">
          <v:shape id="_x0000_i1029" type="#_x0000_t75" style="width:143.25pt;height:56.25pt" o:ole="">
            <v:imagedata r:id="rId15" o:title=""/>
          </v:shape>
          <o:OLEObject Type="Embed" ProgID="Equation.DSMT4" ShapeID="_x0000_i1029" DrawAspect="Content" ObjectID="_1586021608" r:id="rId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3</w:instrText>
        </w:r>
      </w:fldSimple>
      <w:r>
        <w:instrText>)</w:instrText>
      </w:r>
      <w:r>
        <w:fldChar w:fldCharType="end"/>
      </w:r>
    </w:p>
    <w:p w:rsidR="00BD4DAC" w:rsidRDefault="00BD4DAC" w:rsidP="00BD4DAC">
      <w:pPr>
        <w:spacing w:line="240" w:lineRule="auto"/>
        <w:ind w:firstLine="0"/>
        <w:rPr>
          <w:rFonts w:eastAsia="宋体" w:cs="Times New Roman"/>
        </w:rPr>
      </w:pPr>
      <w:r>
        <w:rPr>
          <w:rFonts w:eastAsia="宋体" w:cs="Times New Roman" w:hint="eastAsia"/>
        </w:rPr>
        <w:t>其中绕</w:t>
      </w:r>
      <w:r>
        <w:rPr>
          <w:rFonts w:eastAsia="宋体" w:cs="Times New Roman"/>
        </w:rPr>
        <w:t>Z</w:t>
      </w:r>
      <w:r>
        <w:rPr>
          <w:rFonts w:eastAsia="宋体" w:cs="Times New Roman" w:hint="eastAsia"/>
        </w:rPr>
        <w:t>轴旋转角</w:t>
      </w:r>
      <w:r>
        <w:rPr>
          <w:rFonts w:eastAsia="宋体" w:cs="Times New Roman"/>
        </w:rPr>
        <w:t>α</w:t>
      </w:r>
      <w:r>
        <w:rPr>
          <w:rFonts w:eastAsia="宋体" w:cs="Times New Roman" w:hint="eastAsia"/>
        </w:rPr>
        <w:t>的矩阵如式（</w:t>
      </w:r>
      <w:r>
        <w:rPr>
          <w:rFonts w:eastAsia="宋体" w:cs="Times New Roman"/>
        </w:rPr>
        <w:t>4</w:t>
      </w:r>
      <w:r>
        <w:rPr>
          <w:rFonts w:eastAsia="宋体" w:cs="Times New Roman" w:hint="eastAsia"/>
        </w:rPr>
        <w:t>）：</w:t>
      </w:r>
    </w:p>
    <w:p w:rsidR="00174E58" w:rsidRPr="00D266CB" w:rsidRDefault="00174E58" w:rsidP="00174E58">
      <w:pPr>
        <w:pStyle w:val="MTDisplayEquation"/>
      </w:pPr>
      <w:r>
        <w:tab/>
      </w:r>
      <w:r w:rsidRPr="00174E58">
        <w:rPr>
          <w:position w:val="-50"/>
        </w:rPr>
        <w:object w:dxaOrig="2840" w:dyaOrig="1120">
          <v:shape id="_x0000_i1030" type="#_x0000_t75" style="width:141.75pt;height:56.25pt" o:ole="">
            <v:imagedata r:id="rId17" o:title=""/>
          </v:shape>
          <o:OLEObject Type="Embed" ProgID="Equation.DSMT4" ShapeID="_x0000_i1030" DrawAspect="Content" ObjectID="_1586021609" r:id="rId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4</w:instrText>
        </w:r>
      </w:fldSimple>
      <w:r>
        <w:instrText>)</w:instrText>
      </w:r>
      <w:r>
        <w:fldChar w:fldCharType="end"/>
      </w:r>
    </w:p>
    <w:p w:rsidR="00D266CB" w:rsidRDefault="001E6427" w:rsidP="001B3320">
      <w:pPr>
        <w:spacing w:line="240" w:lineRule="auto"/>
        <w:ind w:firstLine="0"/>
        <w:rPr>
          <w:rFonts w:eastAsia="宋体" w:cs="Times New Roman"/>
        </w:rPr>
      </w:pPr>
      <w:r>
        <w:rPr>
          <w:rFonts w:eastAsia="宋体" w:cs="Times New Roman" w:hint="eastAsia"/>
        </w:rPr>
        <w:t>当地水平坐标系转换到载体坐标系的</w:t>
      </w:r>
      <w:r w:rsidR="00F00BDA">
        <w:rPr>
          <w:rFonts w:eastAsia="宋体" w:cs="Times New Roman" w:hint="eastAsia"/>
        </w:rPr>
        <w:t>旋转顺序为</w:t>
      </w:r>
      <w:r w:rsidR="00F00BDA">
        <w:rPr>
          <w:rFonts w:eastAsia="宋体" w:cs="Times New Roman" w:hint="eastAsia"/>
        </w:rPr>
        <w:t>Y</w:t>
      </w:r>
      <w:r w:rsidR="00F00BDA">
        <w:rPr>
          <w:rFonts w:eastAsia="宋体" w:cs="Times New Roman"/>
        </w:rPr>
        <w:t>-X-Z</w:t>
      </w:r>
      <w:r w:rsidR="00F00BDA">
        <w:rPr>
          <w:rFonts w:eastAsia="宋体" w:cs="Times New Roman" w:hint="eastAsia"/>
        </w:rPr>
        <w:t>，则转换矩阵如式（</w:t>
      </w:r>
      <w:r w:rsidR="00F00BDA">
        <w:rPr>
          <w:rFonts w:eastAsia="宋体" w:cs="Times New Roman" w:hint="eastAsia"/>
        </w:rPr>
        <w:t>5</w:t>
      </w:r>
      <w:r w:rsidR="00F00BDA">
        <w:rPr>
          <w:rFonts w:eastAsia="宋体" w:cs="Times New Roman" w:hint="eastAsia"/>
        </w:rPr>
        <w:t>）：</w:t>
      </w:r>
    </w:p>
    <w:p w:rsidR="00F00BDA" w:rsidRPr="00BD4DAC" w:rsidRDefault="00F00BDA" w:rsidP="00F00BDA">
      <w:pPr>
        <w:pStyle w:val="MTDisplayEquation"/>
      </w:pPr>
      <w:r>
        <w:tab/>
      </w:r>
      <w:r w:rsidR="009B1494" w:rsidRPr="00F942B9">
        <w:rPr>
          <w:position w:val="-50"/>
        </w:rPr>
        <w:object w:dxaOrig="9940" w:dyaOrig="1120">
          <v:shape id="_x0000_i1031" type="#_x0000_t75" style="width:497.25pt;height:56.25pt" o:ole="">
            <v:imagedata r:id="rId19" o:title=""/>
          </v:shape>
          <o:OLEObject Type="Embed" ProgID="Equation.DSMT4" ShapeID="_x0000_i1031" DrawAspect="Content" ObjectID="_1586021610" r:id="rId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5</w:instrText>
        </w:r>
      </w:fldSimple>
      <w:r>
        <w:instrText>)</w:instrText>
      </w:r>
      <w:r>
        <w:fldChar w:fldCharType="end"/>
      </w:r>
    </w:p>
    <w:p w:rsidR="00D266CB" w:rsidRDefault="005626D6" w:rsidP="001B3320">
      <w:pPr>
        <w:spacing w:line="240" w:lineRule="auto"/>
        <w:ind w:firstLine="0"/>
        <w:rPr>
          <w:rFonts w:eastAsia="宋体" w:cs="Times New Roman"/>
        </w:rPr>
      </w:pPr>
      <w:r>
        <w:rPr>
          <w:rFonts w:eastAsia="宋体" w:cs="Times New Roman" w:hint="eastAsia"/>
        </w:rPr>
        <w:t>假设接收机在当地水平坐标系中的坐标位置已知，并且两坐标系的原点位于主天线的几何中</w:t>
      </w:r>
      <w:r w:rsidR="00003D3D">
        <w:rPr>
          <w:rFonts w:eastAsia="宋体" w:cs="Times New Roman" w:hint="eastAsia"/>
        </w:rPr>
        <w:t>心</w:t>
      </w:r>
      <w:r>
        <w:rPr>
          <w:rFonts w:eastAsia="宋体" w:cs="Times New Roman" w:hint="eastAsia"/>
        </w:rPr>
        <w:t>，</w:t>
      </w:r>
      <w:r w:rsidR="00003D3D">
        <w:rPr>
          <w:rFonts w:eastAsia="宋体" w:cs="Times New Roman" w:hint="eastAsia"/>
        </w:rPr>
        <w:t>接收机天线之间的基线长度经过载波相位差分后可以得到较为精确的值，三天线共面配置，</w:t>
      </w:r>
      <w:r w:rsidR="00BD4984">
        <w:rPr>
          <w:rFonts w:eastAsia="宋体" w:cs="Times New Roman" w:hint="eastAsia"/>
        </w:rPr>
        <w:t>如图（</w:t>
      </w:r>
      <w:r w:rsidR="00BD4984">
        <w:rPr>
          <w:rFonts w:eastAsia="宋体" w:cs="Times New Roman" w:hint="eastAsia"/>
        </w:rPr>
        <w:t>1</w:t>
      </w:r>
      <w:r w:rsidR="00BD4984">
        <w:rPr>
          <w:rFonts w:eastAsia="宋体" w:cs="Times New Roman" w:hint="eastAsia"/>
        </w:rPr>
        <w:t>），</w:t>
      </w:r>
      <w:r w:rsidR="00003D3D">
        <w:rPr>
          <w:rFonts w:eastAsia="宋体" w:cs="Times New Roman" w:hint="eastAsia"/>
        </w:rPr>
        <w:t>天线</w:t>
      </w:r>
      <w:r w:rsidR="00003D3D">
        <w:rPr>
          <w:rFonts w:eastAsia="宋体" w:cs="Times New Roman" w:hint="eastAsia"/>
        </w:rPr>
        <w:t>1</w:t>
      </w:r>
      <w:r w:rsidR="00003D3D">
        <w:rPr>
          <w:rFonts w:eastAsia="宋体" w:cs="Times New Roman" w:hint="eastAsia"/>
        </w:rPr>
        <w:t>、</w:t>
      </w:r>
      <w:r w:rsidR="00003D3D">
        <w:rPr>
          <w:rFonts w:eastAsia="宋体" w:cs="Times New Roman" w:hint="eastAsia"/>
        </w:rPr>
        <w:t>2</w:t>
      </w:r>
      <w:r w:rsidR="00003D3D">
        <w:rPr>
          <w:rFonts w:eastAsia="宋体" w:cs="Times New Roman" w:hint="eastAsia"/>
        </w:rPr>
        <w:t>为主基线，也是载体坐标系的</w:t>
      </w:r>
      <w:r w:rsidR="00003D3D">
        <w:rPr>
          <w:rFonts w:eastAsia="宋体" w:cs="Times New Roman" w:hint="eastAsia"/>
        </w:rPr>
        <w:t>Y</w:t>
      </w:r>
      <w:r w:rsidR="00003D3D">
        <w:rPr>
          <w:rFonts w:eastAsia="宋体" w:cs="Times New Roman" w:hint="eastAsia"/>
        </w:rPr>
        <w:t>轴，原点就是主天线</w:t>
      </w:r>
      <w:r w:rsidR="00003D3D">
        <w:rPr>
          <w:rFonts w:eastAsia="宋体" w:cs="Times New Roman" w:hint="eastAsia"/>
        </w:rPr>
        <w:t>1</w:t>
      </w:r>
      <w:r w:rsidR="00003D3D">
        <w:rPr>
          <w:rFonts w:eastAsia="宋体" w:cs="Times New Roman" w:hint="eastAsia"/>
        </w:rPr>
        <w:t>所在的位置</w:t>
      </w:r>
      <w:r w:rsidR="006B796E">
        <w:rPr>
          <w:rFonts w:eastAsia="宋体" w:cs="Times New Roman" w:hint="eastAsia"/>
        </w:rPr>
        <w:t>，</w:t>
      </w:r>
      <w:r w:rsidR="006B796E">
        <w:rPr>
          <w:rFonts w:eastAsia="宋体" w:cs="Times New Roman" w:hint="eastAsia"/>
        </w:rPr>
        <w:t>Z</w:t>
      </w:r>
      <w:r w:rsidR="006B796E">
        <w:rPr>
          <w:rFonts w:eastAsia="宋体" w:cs="Times New Roman" w:hint="eastAsia"/>
        </w:rPr>
        <w:t>轴垂直于三天线构成的平面，</w:t>
      </w:r>
      <w:r w:rsidR="006B796E">
        <w:rPr>
          <w:rFonts w:eastAsia="宋体" w:cs="Times New Roman" w:hint="eastAsia"/>
        </w:rPr>
        <w:t>X</w:t>
      </w:r>
      <w:r w:rsidR="006B796E">
        <w:rPr>
          <w:rFonts w:eastAsia="宋体" w:cs="Times New Roman" w:hint="eastAsia"/>
        </w:rPr>
        <w:t>轴垂直于</w:t>
      </w:r>
      <w:r w:rsidR="006B796E">
        <w:rPr>
          <w:rFonts w:eastAsia="宋体" w:cs="Times New Roman"/>
        </w:rPr>
        <w:t>Y</w:t>
      </w:r>
      <w:r w:rsidR="006B796E">
        <w:rPr>
          <w:rFonts w:eastAsia="宋体" w:cs="Times New Roman" w:hint="eastAsia"/>
        </w:rPr>
        <w:t>轴和</w:t>
      </w:r>
      <w:r w:rsidR="006B796E">
        <w:rPr>
          <w:rFonts w:eastAsia="宋体" w:cs="Times New Roman"/>
        </w:rPr>
        <w:t>Z</w:t>
      </w:r>
      <w:r w:rsidR="006B796E">
        <w:rPr>
          <w:rFonts w:eastAsia="宋体" w:cs="Times New Roman" w:hint="eastAsia"/>
        </w:rPr>
        <w:t>轴所构成的平面，整个载体坐标系满足</w:t>
      </w:r>
      <w:r w:rsidR="009D3FF3">
        <w:rPr>
          <w:rFonts w:eastAsia="宋体" w:cs="Times New Roman" w:hint="eastAsia"/>
        </w:rPr>
        <w:t>右手坐标系法则。</w:t>
      </w:r>
    </w:p>
    <w:p w:rsidR="00D266CB" w:rsidRDefault="00E54A99" w:rsidP="00FD7CA4">
      <w:pPr>
        <w:spacing w:line="240" w:lineRule="auto"/>
        <w:ind w:firstLine="0"/>
        <w:jc w:val="center"/>
        <w:rPr>
          <w:rFonts w:eastAsia="宋体" w:cs="Times New Roman"/>
        </w:rPr>
      </w:pPr>
      <w:r>
        <w:object w:dxaOrig="1575" w:dyaOrig="1680">
          <v:shape id="_x0000_i1072" type="#_x0000_t75" style="width:174.75pt;height:186pt" o:ole="">
            <v:imagedata r:id="rId21" o:title=""/>
          </v:shape>
          <o:OLEObject Type="Embed" ProgID="Visio.Drawing.15" ShapeID="_x0000_i1072" DrawAspect="Content" ObjectID="_1586021611" r:id="rId22"/>
        </w:object>
      </w:r>
    </w:p>
    <w:p w:rsidR="00897C2F" w:rsidRDefault="00313574" w:rsidP="009D71B4">
      <w:pPr>
        <w:spacing w:line="240" w:lineRule="auto"/>
        <w:ind w:firstLine="435"/>
        <w:rPr>
          <w:rFonts w:ascii="宋体" w:eastAsia="宋体" w:hAnsi="宋体" w:cs="Times New Roman"/>
        </w:rPr>
      </w:pPr>
      <w:r>
        <w:rPr>
          <w:rFonts w:ascii="宋体" w:eastAsia="宋体" w:hAnsi="宋体" w:cs="Times New Roman" w:hint="eastAsia"/>
        </w:rPr>
        <w:t>由图可以看到三个天线在载体坐标系下的坐标分别是b</w:t>
      </w:r>
      <w:r w:rsidRPr="00313574">
        <w:rPr>
          <w:rFonts w:ascii="宋体" w:eastAsia="宋体" w:hAnsi="宋体" w:cs="Times New Roman"/>
          <w:vertAlign w:val="subscript"/>
        </w:rPr>
        <w:t>1</w:t>
      </w:r>
      <w:r>
        <w:rPr>
          <w:rFonts w:ascii="宋体" w:eastAsia="宋体" w:hAnsi="宋体" w:cs="Times New Roman"/>
        </w:rPr>
        <w:t>=[0,0,0]</w:t>
      </w:r>
      <w:r>
        <w:rPr>
          <w:rFonts w:ascii="宋体" w:eastAsia="宋体" w:hAnsi="宋体" w:cs="Times New Roman"/>
          <w:vertAlign w:val="superscript"/>
        </w:rPr>
        <w:t>T</w:t>
      </w:r>
      <w:r>
        <w:rPr>
          <w:rFonts w:ascii="宋体" w:eastAsia="宋体" w:hAnsi="宋体" w:cs="Times New Roman" w:hint="eastAsia"/>
        </w:rPr>
        <w:t>、</w:t>
      </w:r>
      <w:r>
        <w:rPr>
          <w:rFonts w:ascii="宋体" w:eastAsia="宋体" w:hAnsi="宋体" w:cs="Times New Roman" w:hint="eastAsia"/>
        </w:rPr>
        <w:t>b</w:t>
      </w:r>
      <w:r>
        <w:rPr>
          <w:rFonts w:ascii="宋体" w:eastAsia="宋体" w:hAnsi="宋体" w:cs="Times New Roman" w:hint="eastAsia"/>
          <w:vertAlign w:val="subscript"/>
        </w:rPr>
        <w:t>2</w:t>
      </w:r>
      <w:r>
        <w:rPr>
          <w:rFonts w:ascii="宋体" w:eastAsia="宋体" w:hAnsi="宋体" w:cs="Times New Roman"/>
        </w:rPr>
        <w:t>=[0,</w:t>
      </w:r>
      <w:r>
        <w:rPr>
          <w:rFonts w:ascii="宋体" w:eastAsia="宋体" w:hAnsi="宋体" w:cs="Times New Roman" w:hint="eastAsia"/>
        </w:rPr>
        <w:t>b</w:t>
      </w:r>
      <w:r>
        <w:rPr>
          <w:rFonts w:ascii="宋体" w:eastAsia="宋体" w:hAnsi="宋体" w:cs="Times New Roman"/>
          <w:vertAlign w:val="subscript"/>
        </w:rPr>
        <w:t>12</w:t>
      </w:r>
      <w:r>
        <w:rPr>
          <w:rFonts w:ascii="宋体" w:eastAsia="宋体" w:hAnsi="宋体" w:cs="Times New Roman"/>
        </w:rPr>
        <w:t>,0]</w:t>
      </w:r>
      <w:r>
        <w:rPr>
          <w:rFonts w:ascii="宋体" w:eastAsia="宋体" w:hAnsi="宋体" w:cs="Times New Roman"/>
          <w:vertAlign w:val="superscript"/>
        </w:rPr>
        <w:t>T</w:t>
      </w:r>
      <w:r>
        <w:rPr>
          <w:rFonts w:ascii="宋体" w:eastAsia="宋体" w:hAnsi="宋体" w:cs="Times New Roman" w:hint="eastAsia"/>
        </w:rPr>
        <w:t>、</w:t>
      </w:r>
      <w:r>
        <w:rPr>
          <w:rFonts w:ascii="宋体" w:eastAsia="宋体" w:hAnsi="宋体" w:cs="Times New Roman" w:hint="eastAsia"/>
        </w:rPr>
        <w:t>b</w:t>
      </w:r>
      <w:r w:rsidRPr="00313574">
        <w:rPr>
          <w:rFonts w:ascii="宋体" w:eastAsia="宋体" w:hAnsi="宋体" w:cs="Times New Roman"/>
          <w:vertAlign w:val="subscript"/>
        </w:rPr>
        <w:t>1</w:t>
      </w:r>
      <w:r>
        <w:rPr>
          <w:rFonts w:ascii="宋体" w:eastAsia="宋体" w:hAnsi="宋体" w:cs="Times New Roman"/>
        </w:rPr>
        <w:t>=[</w:t>
      </w:r>
      <w:r w:rsidR="00E931FD">
        <w:rPr>
          <w:rFonts w:ascii="宋体" w:eastAsia="宋体" w:hAnsi="宋体" w:cs="Times New Roman"/>
        </w:rPr>
        <w:t>x</w:t>
      </w:r>
      <w:r w:rsidR="00E931FD">
        <w:rPr>
          <w:rFonts w:ascii="宋体" w:eastAsia="宋体" w:hAnsi="宋体" w:cs="Times New Roman"/>
          <w:vertAlign w:val="subscript"/>
        </w:rPr>
        <w:t>3b</w:t>
      </w:r>
      <w:r>
        <w:rPr>
          <w:rFonts w:ascii="宋体" w:eastAsia="宋体" w:hAnsi="宋体" w:cs="Times New Roman"/>
        </w:rPr>
        <w:t>,</w:t>
      </w:r>
      <w:r w:rsidR="00E931FD">
        <w:rPr>
          <w:rFonts w:ascii="宋体" w:eastAsia="宋体" w:hAnsi="宋体" w:cs="Times New Roman"/>
        </w:rPr>
        <w:t>y</w:t>
      </w:r>
      <w:r w:rsidR="00E931FD">
        <w:rPr>
          <w:rFonts w:ascii="宋体" w:eastAsia="宋体" w:hAnsi="宋体" w:cs="Times New Roman"/>
          <w:vertAlign w:val="subscript"/>
        </w:rPr>
        <w:t>3b</w:t>
      </w:r>
      <w:r>
        <w:rPr>
          <w:rFonts w:ascii="宋体" w:eastAsia="宋体" w:hAnsi="宋体" w:cs="Times New Roman"/>
        </w:rPr>
        <w:t>,0]</w:t>
      </w:r>
      <w:r>
        <w:rPr>
          <w:rFonts w:ascii="宋体" w:eastAsia="宋体" w:hAnsi="宋体" w:cs="Times New Roman"/>
          <w:vertAlign w:val="superscript"/>
        </w:rPr>
        <w:t>T</w:t>
      </w:r>
      <w:r w:rsidR="00E931FD">
        <w:rPr>
          <w:rFonts w:ascii="宋体" w:eastAsia="宋体" w:hAnsi="宋体" w:cs="Times New Roman" w:hint="eastAsia"/>
        </w:rPr>
        <w:t>。从而得到当地水平坐标系与载体坐标系之间的转换矩阵为式（5）。由于载体姿态</w:t>
      </w:r>
      <w:r w:rsidR="008B310D">
        <w:rPr>
          <w:rFonts w:ascii="宋体" w:eastAsia="宋体" w:hAnsi="宋体" w:cs="Times New Roman" w:hint="eastAsia"/>
        </w:rPr>
        <w:t>转换矩阵</w:t>
      </w:r>
      <w:r w:rsidR="00955409">
        <w:rPr>
          <w:rFonts w:ascii="宋体" w:eastAsia="宋体" w:hAnsi="宋体" w:cs="Times New Roman" w:hint="eastAsia"/>
        </w:rPr>
        <w:t>具有</w:t>
      </w:r>
      <w:r w:rsidR="008B310D">
        <w:rPr>
          <w:rFonts w:ascii="宋体" w:eastAsia="宋体" w:hAnsi="宋体" w:cs="Times New Roman" w:hint="eastAsia"/>
        </w:rPr>
        <w:t>正交性</w:t>
      </w:r>
      <w:r w:rsidR="009D71B4">
        <w:rPr>
          <w:rFonts w:ascii="宋体" w:eastAsia="宋体" w:hAnsi="宋体" w:cs="Times New Roman" w:hint="eastAsia"/>
        </w:rPr>
        <w:t>，那么天线2从载体坐标系转换到当地水平坐标系如式（6）：</w:t>
      </w:r>
    </w:p>
    <w:p w:rsidR="009D71B4" w:rsidRPr="00E931FD" w:rsidRDefault="009D71B4" w:rsidP="009D71B4">
      <w:pPr>
        <w:pStyle w:val="MTDisplayEquation"/>
        <w:rPr>
          <w:rFonts w:hint="eastAsia"/>
        </w:rPr>
      </w:pPr>
      <w:r>
        <w:tab/>
      </w:r>
      <w:r w:rsidR="00890719" w:rsidRPr="00890719">
        <w:rPr>
          <w:position w:val="-50"/>
        </w:rPr>
        <w:object w:dxaOrig="2860" w:dyaOrig="1120">
          <v:shape id="_x0000_i1250" type="#_x0000_t75" style="width:143.25pt;height:56.25pt" o:ole="">
            <v:imagedata r:id="rId23" o:title=""/>
          </v:shape>
          <o:OLEObject Type="Embed" ProgID="Equation.DSMT4" ShapeID="_x0000_i1250" DrawAspect="Content" ObjectID="_1586021612" r:id="rId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6</w:instrText>
        </w:r>
      </w:fldSimple>
      <w:r>
        <w:instrText>)</w:instrText>
      </w:r>
      <w:r>
        <w:fldChar w:fldCharType="end"/>
      </w:r>
    </w:p>
    <w:p w:rsidR="003D1478" w:rsidRDefault="00AA01AE" w:rsidP="001861C6">
      <w:pPr>
        <w:spacing w:line="240" w:lineRule="auto"/>
        <w:ind w:firstLine="0"/>
        <w:rPr>
          <w:rFonts w:eastAsia="宋体" w:cs="Times New Roman"/>
        </w:rPr>
      </w:pPr>
      <w:r>
        <w:rPr>
          <w:rFonts w:eastAsia="宋体" w:cs="Times New Roman" w:hint="eastAsia"/>
        </w:rPr>
        <w:t>根据天线</w:t>
      </w:r>
      <w:r>
        <w:rPr>
          <w:rFonts w:eastAsia="宋体" w:cs="Times New Roman" w:hint="eastAsia"/>
        </w:rPr>
        <w:t>1</w:t>
      </w:r>
      <w:r>
        <w:rPr>
          <w:rFonts w:eastAsia="宋体" w:cs="Times New Roman" w:hint="eastAsia"/>
        </w:rPr>
        <w:t>、</w:t>
      </w:r>
      <w:r>
        <w:rPr>
          <w:rFonts w:eastAsia="宋体" w:cs="Times New Roman" w:hint="eastAsia"/>
        </w:rPr>
        <w:t>2</w:t>
      </w:r>
      <w:r>
        <w:rPr>
          <w:rFonts w:eastAsia="宋体" w:cs="Times New Roman" w:hint="eastAsia"/>
        </w:rPr>
        <w:t>构成的主基线，可以解算处姿态参数中的航向角</w:t>
      </w:r>
      <w:r>
        <w:rPr>
          <w:rFonts w:eastAsia="宋体" w:cs="Times New Roman"/>
        </w:rPr>
        <w:t>α</w:t>
      </w:r>
      <w:r>
        <w:rPr>
          <w:rFonts w:eastAsia="宋体" w:cs="Times New Roman" w:hint="eastAsia"/>
        </w:rPr>
        <w:t>和俯仰角</w:t>
      </w:r>
      <w:r>
        <w:rPr>
          <w:rFonts w:eastAsia="宋体" w:cs="Times New Roman"/>
        </w:rPr>
        <w:t>γ</w:t>
      </w:r>
      <w:r>
        <w:rPr>
          <w:rFonts w:eastAsia="宋体" w:cs="Times New Roman" w:hint="eastAsia"/>
        </w:rPr>
        <w:t>，分别为式（</w:t>
      </w:r>
      <w:r>
        <w:rPr>
          <w:rFonts w:eastAsia="宋体" w:cs="Times New Roman" w:hint="eastAsia"/>
        </w:rPr>
        <w:t>7</w:t>
      </w:r>
      <w:r>
        <w:rPr>
          <w:rFonts w:eastAsia="宋体" w:cs="Times New Roman" w:hint="eastAsia"/>
        </w:rPr>
        <w:t>）、式（</w:t>
      </w:r>
      <w:r>
        <w:rPr>
          <w:rFonts w:eastAsia="宋体" w:cs="Times New Roman" w:hint="eastAsia"/>
        </w:rPr>
        <w:t>8</w:t>
      </w:r>
      <w:r>
        <w:rPr>
          <w:rFonts w:eastAsia="宋体" w:cs="Times New Roman" w:hint="eastAsia"/>
        </w:rPr>
        <w:t>）</w:t>
      </w:r>
    </w:p>
    <w:p w:rsidR="00AA01AE" w:rsidRPr="00AA01AE" w:rsidRDefault="00AA01AE" w:rsidP="00AA01AE">
      <w:pPr>
        <w:pStyle w:val="MTDisplayEquation"/>
        <w:rPr>
          <w:rFonts w:hint="eastAsia"/>
        </w:rPr>
      </w:pPr>
      <w:r>
        <w:tab/>
      </w:r>
      <w:r w:rsidR="00DC7BB1" w:rsidRPr="00DC7BB1">
        <w:rPr>
          <w:position w:val="-30"/>
        </w:rPr>
        <w:object w:dxaOrig="1700" w:dyaOrig="680">
          <v:shape id="_x0000_i1404" type="#_x0000_t75" style="width:84.75pt;height:33.75pt" o:ole="">
            <v:imagedata r:id="rId25" o:title=""/>
          </v:shape>
          <o:OLEObject Type="Embed" ProgID="Equation.DSMT4" ShapeID="_x0000_i1404" DrawAspect="Content" ObjectID="_1586021613"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7</w:instrText>
        </w:r>
      </w:fldSimple>
      <w:r>
        <w:instrText>)</w:instrText>
      </w:r>
      <w:r>
        <w:fldChar w:fldCharType="end"/>
      </w:r>
    </w:p>
    <w:p w:rsidR="003D1478" w:rsidRPr="00AA01AE" w:rsidRDefault="00A2526A" w:rsidP="00A2526A">
      <w:pPr>
        <w:pStyle w:val="MTDisplayEquation"/>
      </w:pPr>
      <w:r>
        <w:tab/>
      </w:r>
      <w:r w:rsidR="00AA4A64" w:rsidRPr="00AA4A64">
        <w:rPr>
          <w:position w:val="-30"/>
        </w:rPr>
        <w:object w:dxaOrig="1480" w:dyaOrig="680">
          <v:shape id="_x0000_i1568" type="#_x0000_t75" style="width:74.25pt;height:33.75pt" o:ole="">
            <v:imagedata r:id="rId27" o:title=""/>
          </v:shape>
          <o:OLEObject Type="Embed" ProgID="Equation.DSMT4" ShapeID="_x0000_i1568" DrawAspect="Content" ObjectID="_1586021614" r:id="rId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8</w:instrText>
        </w:r>
      </w:fldSimple>
      <w:r>
        <w:instrText>)</w:instrText>
      </w:r>
      <w:r>
        <w:fldChar w:fldCharType="end"/>
      </w:r>
    </w:p>
    <w:p w:rsidR="0008627A" w:rsidRDefault="00854C6F" w:rsidP="001861C6">
      <w:pPr>
        <w:spacing w:line="240" w:lineRule="auto"/>
        <w:ind w:firstLine="0"/>
        <w:rPr>
          <w:rFonts w:eastAsia="宋体" w:cs="Times New Roman"/>
        </w:rPr>
      </w:pPr>
      <w:r>
        <w:rPr>
          <w:rFonts w:eastAsia="宋体" w:cs="Times New Roman" w:hint="eastAsia"/>
        </w:rPr>
        <w:t>单基线不足以求解出另一个姿态角</w:t>
      </w:r>
      <w:r w:rsidR="004579A2">
        <w:rPr>
          <w:rFonts w:eastAsia="宋体" w:cs="Times New Roman" w:hint="eastAsia"/>
        </w:rPr>
        <w:t>。通过求解主从天线在当地轨道坐标系下的坐标，可以求解出载体的航向角和俯仰角，根据这两个角，将从天线</w:t>
      </w:r>
      <w:r w:rsidR="004579A2">
        <w:rPr>
          <w:rFonts w:eastAsia="宋体" w:cs="Times New Roman" w:hint="eastAsia"/>
        </w:rPr>
        <w:t>3</w:t>
      </w:r>
      <w:r w:rsidR="004579A2">
        <w:rPr>
          <w:rFonts w:eastAsia="宋体" w:cs="Times New Roman" w:hint="eastAsia"/>
        </w:rPr>
        <w:t>在当地轨道坐标系中的位置</w:t>
      </w:r>
      <w:r w:rsidR="004579A2" w:rsidRPr="004579A2">
        <w:rPr>
          <w:rFonts w:eastAsia="宋体" w:cs="Times New Roman" w:hint="eastAsia"/>
          <w:i/>
        </w:rPr>
        <w:t>l</w:t>
      </w:r>
      <w:r w:rsidR="004579A2" w:rsidRPr="004579A2">
        <w:rPr>
          <w:rFonts w:eastAsia="宋体" w:cs="Times New Roman"/>
          <w:vertAlign w:val="subscript"/>
        </w:rPr>
        <w:t>3</w:t>
      </w:r>
      <w:r w:rsidR="004579A2">
        <w:rPr>
          <w:rFonts w:eastAsia="宋体" w:cs="Times New Roman" w:hint="eastAsia"/>
        </w:rPr>
        <w:t>先绕</w:t>
      </w:r>
      <w:r w:rsidR="004579A2">
        <w:rPr>
          <w:rFonts w:eastAsia="宋体" w:cs="Times New Roman"/>
        </w:rPr>
        <w:t>Z</w:t>
      </w:r>
      <w:r w:rsidR="004579A2">
        <w:rPr>
          <w:rFonts w:eastAsia="宋体" w:cs="Times New Roman" w:hint="eastAsia"/>
        </w:rPr>
        <w:t>轴旋转航向角</w:t>
      </w:r>
      <w:r w:rsidR="00B169FF">
        <w:rPr>
          <w:rFonts w:eastAsia="宋体" w:cs="Times New Roman"/>
        </w:rPr>
        <w:t>α</w:t>
      </w:r>
      <w:r w:rsidR="00B169FF">
        <w:rPr>
          <w:rFonts w:eastAsia="宋体" w:cs="Times New Roman" w:hint="eastAsia"/>
        </w:rPr>
        <w:t>度，并绕</w:t>
      </w:r>
      <w:r w:rsidR="00B169FF">
        <w:rPr>
          <w:rFonts w:eastAsia="宋体" w:cs="Times New Roman" w:hint="eastAsia"/>
        </w:rPr>
        <w:t>Z</w:t>
      </w:r>
      <w:r w:rsidR="00B169FF">
        <w:rPr>
          <w:rFonts w:eastAsia="宋体" w:cs="Times New Roman" w:hint="eastAsia"/>
        </w:rPr>
        <w:t>轴旋转俯仰角</w:t>
      </w:r>
      <w:r w:rsidR="00B169FF">
        <w:rPr>
          <w:rFonts w:eastAsia="宋体" w:cs="Times New Roman"/>
        </w:rPr>
        <w:t>γ</w:t>
      </w:r>
      <w:r w:rsidR="00B169FF">
        <w:rPr>
          <w:rFonts w:eastAsia="宋体" w:cs="Times New Roman" w:hint="eastAsia"/>
        </w:rPr>
        <w:t>度得到坐标</w:t>
      </w:r>
      <w:r w:rsidR="00B169FF" w:rsidRPr="00B169FF">
        <w:rPr>
          <w:rFonts w:eastAsia="宋体" w:cs="Times New Roman" w:hint="eastAsia"/>
          <w:i/>
        </w:rPr>
        <w:t>l</w:t>
      </w:r>
      <w:r w:rsidR="00B169FF">
        <w:rPr>
          <w:rFonts w:eastAsia="宋体" w:cs="Times New Roman"/>
          <w:vertAlign w:val="superscript"/>
        </w:rPr>
        <w:t>’</w:t>
      </w:r>
      <w:r w:rsidR="00B169FF">
        <w:rPr>
          <w:rFonts w:eastAsia="宋体" w:cs="Times New Roman"/>
          <w:vertAlign w:val="subscript"/>
        </w:rPr>
        <w:t>3</w:t>
      </w:r>
      <w:r w:rsidR="00B169FF">
        <w:rPr>
          <w:rFonts w:eastAsia="宋体" w:cs="Times New Roman"/>
        </w:rPr>
        <w:t>,</w:t>
      </w:r>
      <w:r w:rsidR="00B169FF">
        <w:rPr>
          <w:rFonts w:eastAsia="宋体" w:cs="Times New Roman" w:hint="eastAsia"/>
        </w:rPr>
        <w:t>如式（</w:t>
      </w:r>
      <w:r w:rsidR="00B169FF">
        <w:rPr>
          <w:rFonts w:eastAsia="宋体" w:cs="Times New Roman" w:hint="eastAsia"/>
        </w:rPr>
        <w:t>9</w:t>
      </w:r>
      <w:r w:rsidR="00B169FF">
        <w:rPr>
          <w:rFonts w:eastAsia="宋体" w:cs="Times New Roman" w:hint="eastAsia"/>
        </w:rPr>
        <w:t>）：</w:t>
      </w:r>
    </w:p>
    <w:p w:rsidR="00B169FF" w:rsidRPr="00B169FF" w:rsidRDefault="00B169FF" w:rsidP="00B169FF">
      <w:pPr>
        <w:pStyle w:val="MTDisplayEquation"/>
        <w:rPr>
          <w:rFonts w:hint="eastAsia"/>
        </w:rPr>
      </w:pPr>
      <w:r>
        <w:tab/>
      </w:r>
      <w:r w:rsidR="009E1CBF" w:rsidRPr="009E1CBF">
        <w:rPr>
          <w:position w:val="-52"/>
        </w:rPr>
        <w:object w:dxaOrig="5560" w:dyaOrig="1160">
          <v:shape id="_x0000_i1924" type="#_x0000_t75" style="width:278.25pt;height:57.75pt" o:ole="">
            <v:imagedata r:id="rId29" o:title=""/>
          </v:shape>
          <o:OLEObject Type="Embed" ProgID="Equation.DSMT4" ShapeID="_x0000_i1924" DrawAspect="Content" ObjectID="_1586021615" r:id="rId30"/>
        </w:objec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9</w:instrText>
        </w:r>
      </w:fldSimple>
      <w:r>
        <w:instrText>)</w:instrText>
      </w:r>
      <w:r>
        <w:fldChar w:fldCharType="end"/>
      </w:r>
    </w:p>
    <w:p w:rsidR="003D1478" w:rsidRDefault="002A126A" w:rsidP="00D22DC8">
      <w:pPr>
        <w:pStyle w:val="MTDisplayEquation"/>
        <w:spacing w:line="440" w:lineRule="exact"/>
        <w:ind w:firstLineChars="200" w:firstLine="420"/>
        <w:jc w:val="both"/>
        <w:rPr>
          <w:rFonts w:ascii="宋体" w:eastAsia="宋体" w:hAnsi="宋体"/>
        </w:rPr>
      </w:pPr>
      <w:r>
        <w:rPr>
          <w:rFonts w:ascii="宋体" w:eastAsia="宋体" w:hAnsi="宋体" w:hint="eastAsia"/>
        </w:rPr>
        <w:t>由此可以得到横滚角</w:t>
      </w:r>
      <w:r>
        <w:rPr>
          <w:rFonts w:eastAsia="宋体" w:cs="Times New Roman"/>
        </w:rPr>
        <w:t>β</w:t>
      </w:r>
      <w:r>
        <w:rPr>
          <w:rFonts w:ascii="宋体" w:eastAsia="宋体" w:hAnsi="宋体" w:hint="eastAsia"/>
        </w:rPr>
        <w:t>：</w:t>
      </w:r>
    </w:p>
    <w:p w:rsidR="003D1478" w:rsidRPr="00D22DC8" w:rsidRDefault="002A126A" w:rsidP="00D22DC8">
      <w:pPr>
        <w:pStyle w:val="MTDisplayEquation"/>
        <w:rPr>
          <w:rFonts w:hint="eastAsia"/>
        </w:rPr>
      </w:pPr>
      <w:r>
        <w:tab/>
      </w:r>
      <w:r w:rsidRPr="002A126A">
        <w:rPr>
          <w:position w:val="-30"/>
        </w:rPr>
        <w:object w:dxaOrig="1680" w:dyaOrig="720">
          <v:shape id="_x0000_i2106" type="#_x0000_t75" style="width:84pt;height:36pt" o:ole="">
            <v:imagedata r:id="rId31" o:title=""/>
          </v:shape>
          <o:OLEObject Type="Embed" ProgID="Equation.DSMT4" ShapeID="_x0000_i2106" DrawAspect="Content" ObjectID="_1586021616" r:id="rId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10</w:instrText>
        </w:r>
      </w:fldSimple>
      <w:r>
        <w:instrText>)</w:instrText>
      </w:r>
      <w:r>
        <w:fldChar w:fldCharType="end"/>
      </w:r>
      <w:bookmarkStart w:id="2" w:name="_GoBack"/>
      <w:bookmarkEnd w:id="2"/>
    </w:p>
    <w:p w:rsidR="00F028B5" w:rsidRPr="00F028B5" w:rsidRDefault="006C0CF2" w:rsidP="001861C6">
      <w:pPr>
        <w:spacing w:line="240" w:lineRule="auto"/>
        <w:ind w:firstLine="0"/>
        <w:rPr>
          <w:rFonts w:eastAsia="宋体" w:cs="Times New Roman"/>
        </w:rPr>
      </w:pPr>
      <w:r w:rsidRPr="009D5243">
        <w:rPr>
          <w:rFonts w:eastAsia="黑体" w:cs="Times New Roman" w:hint="eastAsia"/>
          <w:b/>
        </w:rPr>
        <w:t>整周模糊度的确定方法</w:t>
      </w:r>
      <w:r>
        <w:rPr>
          <w:rFonts w:eastAsia="黑体" w:cs="Times New Roman" w:hint="eastAsia"/>
          <w:b/>
        </w:rPr>
        <w:t>：</w:t>
      </w:r>
      <w:r w:rsidR="00AA3392">
        <w:rPr>
          <w:rFonts w:eastAsia="宋体" w:cs="Times New Roman" w:hint="eastAsia"/>
        </w:rPr>
        <w:t>根据观测信息的不同使用方法，可以将</w:t>
      </w:r>
      <w:r w:rsidR="00AA3392">
        <w:rPr>
          <w:rFonts w:eastAsia="宋体" w:cs="Times New Roman" w:hint="eastAsia"/>
        </w:rPr>
        <w:t>G</w:t>
      </w:r>
      <w:r w:rsidR="00AA3392">
        <w:rPr>
          <w:rFonts w:eastAsia="宋体" w:cs="Times New Roman"/>
        </w:rPr>
        <w:t>NSS</w:t>
      </w:r>
      <w:r w:rsidR="00AA3392">
        <w:rPr>
          <w:rFonts w:eastAsia="宋体" w:cs="Times New Roman" w:hint="eastAsia"/>
        </w:rPr>
        <w:t>整周模糊度的确定方法分为一下三类。（</w:t>
      </w:r>
      <w:r w:rsidR="00AA3392">
        <w:rPr>
          <w:rFonts w:eastAsia="宋体" w:cs="Times New Roman" w:hint="eastAsia"/>
        </w:rPr>
        <w:t>1</w:t>
      </w:r>
      <w:r w:rsidR="00AA3392">
        <w:rPr>
          <w:rFonts w:eastAsia="宋体" w:cs="Times New Roman" w:hint="eastAsia"/>
        </w:rPr>
        <w:t>）基于观测域的整周模糊度的分解技术：这种方法的原理是直接利用</w:t>
      </w:r>
      <w:r w:rsidR="00AA3392">
        <w:rPr>
          <w:rFonts w:eastAsia="宋体" w:cs="Times New Roman" w:hint="eastAsia"/>
        </w:rPr>
        <w:t>C</w:t>
      </w:r>
      <w:r w:rsidR="00AA3392">
        <w:rPr>
          <w:rFonts w:eastAsia="宋体" w:cs="Times New Roman"/>
        </w:rPr>
        <w:t>/A</w:t>
      </w:r>
      <w:r w:rsidR="00AA3392">
        <w:rPr>
          <w:rFonts w:eastAsia="宋体" w:cs="Times New Roman" w:hint="eastAsia"/>
        </w:rPr>
        <w:t>码或</w:t>
      </w:r>
      <w:r w:rsidR="00AA3392">
        <w:rPr>
          <w:rFonts w:eastAsia="宋体" w:cs="Times New Roman"/>
        </w:rPr>
        <w:t>P</w:t>
      </w:r>
      <w:r w:rsidR="00AA3392">
        <w:rPr>
          <w:rFonts w:eastAsia="宋体" w:cs="Times New Roman" w:hint="eastAsia"/>
        </w:rPr>
        <w:t>码原始伪距观测</w:t>
      </w:r>
      <w:r w:rsidR="004C451E">
        <w:rPr>
          <w:rFonts w:eastAsia="宋体" w:cs="Times New Roman" w:hint="eastAsia"/>
        </w:rPr>
        <w:t>精度较低，所以不能直接将伪距与载波相位观测组合来固定整周模糊度，通常使用不同频率的观测量进行组合来实现模糊度的固定，代表是</w:t>
      </w:r>
      <w:r w:rsidR="004C451E">
        <w:rPr>
          <w:rFonts w:eastAsia="宋体" w:cs="Times New Roman" w:hint="eastAsia"/>
        </w:rPr>
        <w:t>Casa</w:t>
      </w:r>
      <w:r w:rsidR="004C451E">
        <w:rPr>
          <w:rFonts w:eastAsia="宋体" w:cs="Times New Roman"/>
        </w:rPr>
        <w:t xml:space="preserve">ding </w:t>
      </w:r>
      <w:r w:rsidR="00F2029C">
        <w:rPr>
          <w:rFonts w:eastAsia="宋体" w:cs="Times New Roman"/>
        </w:rPr>
        <w:t>r</w:t>
      </w:r>
      <w:r w:rsidR="004C451E">
        <w:rPr>
          <w:rFonts w:eastAsia="宋体" w:cs="Times New Roman"/>
        </w:rPr>
        <w:t>ou</w:t>
      </w:r>
      <w:r w:rsidR="00F2029C">
        <w:rPr>
          <w:rFonts w:eastAsia="宋体" w:cs="Times New Roman"/>
        </w:rPr>
        <w:t>n</w:t>
      </w:r>
      <w:r w:rsidR="004C451E">
        <w:rPr>
          <w:rFonts w:eastAsia="宋体" w:cs="Times New Roman"/>
        </w:rPr>
        <w:t>ding AR</w:t>
      </w:r>
      <w:r w:rsidR="004C451E">
        <w:rPr>
          <w:rFonts w:eastAsia="宋体" w:cs="Times New Roman" w:hint="eastAsia"/>
        </w:rPr>
        <w:t>。（</w:t>
      </w:r>
      <w:r w:rsidR="004C451E">
        <w:rPr>
          <w:rFonts w:eastAsia="宋体" w:cs="Times New Roman" w:hint="eastAsia"/>
        </w:rPr>
        <w:t>2</w:t>
      </w:r>
      <w:r w:rsidR="004C451E">
        <w:rPr>
          <w:rFonts w:eastAsia="宋体" w:cs="Times New Roman" w:hint="eastAsia"/>
        </w:rPr>
        <w:t>）基于坐标域的整周模糊度搜索技术：</w:t>
      </w:r>
      <w:r w:rsidR="00F04121">
        <w:rPr>
          <w:rFonts w:eastAsia="宋体" w:cs="Times New Roman" w:hint="eastAsia"/>
        </w:rPr>
        <w:t>具有代表性的是模糊度函数法（</w:t>
      </w:r>
      <w:r w:rsidR="00F04121">
        <w:rPr>
          <w:rFonts w:eastAsia="宋体" w:cs="Times New Roman" w:hint="eastAsia"/>
        </w:rPr>
        <w:t>A</w:t>
      </w:r>
      <w:r w:rsidR="00F04121">
        <w:rPr>
          <w:rFonts w:eastAsia="宋体" w:cs="Times New Roman"/>
        </w:rPr>
        <w:t>FM</w:t>
      </w:r>
      <w:r w:rsidR="00F04121">
        <w:rPr>
          <w:rFonts w:eastAsia="宋体" w:cs="Times New Roman" w:hint="eastAsia"/>
        </w:rPr>
        <w:t>），该方法的优点是对于周跳不敏感，且与初始模糊度无关。算法运算量大，计算</w:t>
      </w:r>
      <w:r w:rsidR="00F04121">
        <w:rPr>
          <w:rFonts w:eastAsia="宋体" w:cs="Times New Roman" w:hint="eastAsia"/>
        </w:rPr>
        <w:lastRenderedPageBreak/>
        <w:t>时间长，难以在实时动态定位中应用。（</w:t>
      </w:r>
      <w:r w:rsidR="00F04121">
        <w:rPr>
          <w:rFonts w:eastAsia="宋体" w:cs="Times New Roman" w:hint="eastAsia"/>
        </w:rPr>
        <w:t>3</w:t>
      </w:r>
      <w:r w:rsidR="00F04121">
        <w:rPr>
          <w:rFonts w:eastAsia="宋体" w:cs="Times New Roman" w:hint="eastAsia"/>
        </w:rPr>
        <w:t>）基于模糊域的搜索技术：</w:t>
      </w:r>
      <w:r w:rsidR="003F341A">
        <w:rPr>
          <w:rFonts w:eastAsia="宋体" w:cs="Times New Roman" w:hint="eastAsia"/>
        </w:rPr>
        <w:t>这种搜索方法是基于整数最小二乘法估计理论提出的，基于此理论的参数估计分为三步，参数浮点解的解算、整周模糊度的固定以及其余未知参数的固定。在这三步求解过程中，参数浮点解和固定解都可以利用参数估计方差阵</w:t>
      </w:r>
      <w:r w:rsidR="0089796F">
        <w:rPr>
          <w:rFonts w:eastAsia="宋体" w:cs="Times New Roman" w:hint="eastAsia"/>
        </w:rPr>
        <w:t>的相关信息计算得到，整周模糊度的固定没有一个确定的方法</w:t>
      </w:r>
      <w:r w:rsidR="008A38FB">
        <w:rPr>
          <w:rFonts w:eastAsia="宋体" w:cs="Times New Roman" w:hint="eastAsia"/>
        </w:rPr>
        <w:t>。常见的有快速模糊度求解方法（</w:t>
      </w:r>
      <w:r w:rsidR="008A38FB">
        <w:rPr>
          <w:rFonts w:eastAsia="宋体" w:cs="Times New Roman" w:hint="eastAsia"/>
        </w:rPr>
        <w:t>F</w:t>
      </w:r>
      <w:r w:rsidR="008A38FB">
        <w:rPr>
          <w:rFonts w:eastAsia="宋体" w:cs="Times New Roman"/>
        </w:rPr>
        <w:t>ARA</w:t>
      </w:r>
      <w:r w:rsidR="008A38FB">
        <w:rPr>
          <w:rFonts w:eastAsia="宋体" w:cs="Times New Roman" w:hint="eastAsia"/>
        </w:rPr>
        <w:t>）、最小二乘模糊度搜索算法（</w:t>
      </w:r>
      <w:r w:rsidR="008A38FB">
        <w:rPr>
          <w:rFonts w:eastAsia="宋体" w:cs="Times New Roman" w:hint="eastAsia"/>
        </w:rPr>
        <w:t>L</w:t>
      </w:r>
      <w:r w:rsidR="008A38FB">
        <w:rPr>
          <w:rFonts w:eastAsia="宋体" w:cs="Times New Roman"/>
        </w:rPr>
        <w:t>SAST</w:t>
      </w:r>
      <w:r w:rsidR="008A38FB">
        <w:rPr>
          <w:rFonts w:eastAsia="宋体" w:cs="Times New Roman" w:hint="eastAsia"/>
        </w:rPr>
        <w:t>）、</w:t>
      </w:r>
      <w:r w:rsidR="00D239FE">
        <w:rPr>
          <w:rFonts w:eastAsia="宋体" w:cs="Times New Roman" w:hint="eastAsia"/>
        </w:rPr>
        <w:t>最小二乘去相关算法（</w:t>
      </w:r>
      <w:r w:rsidR="00D239FE">
        <w:rPr>
          <w:rFonts w:eastAsia="宋体" w:cs="Times New Roman" w:hint="eastAsia"/>
        </w:rPr>
        <w:t>L</w:t>
      </w:r>
      <w:r w:rsidR="00D239FE">
        <w:rPr>
          <w:rFonts w:eastAsia="宋体" w:cs="Times New Roman"/>
        </w:rPr>
        <w:t>AMBDA</w:t>
      </w:r>
      <w:r w:rsidR="00D239FE">
        <w:rPr>
          <w:rFonts w:eastAsia="宋体" w:cs="Times New Roman" w:hint="eastAsia"/>
        </w:rPr>
        <w:t>）等。其中，</w:t>
      </w:r>
      <w:r w:rsidR="00D239FE">
        <w:rPr>
          <w:rFonts w:eastAsia="宋体" w:cs="Times New Roman" w:hint="eastAsia"/>
        </w:rPr>
        <w:t>L</w:t>
      </w:r>
      <w:r w:rsidR="00D239FE">
        <w:rPr>
          <w:rFonts w:eastAsia="宋体" w:cs="Times New Roman"/>
        </w:rPr>
        <w:t>AMBDA</w:t>
      </w:r>
      <w:r w:rsidR="00D239FE">
        <w:rPr>
          <w:rFonts w:eastAsia="宋体" w:cs="Times New Roman" w:hint="eastAsia"/>
        </w:rPr>
        <w:t>算法的性能较好、理论体系较为完善。</w:t>
      </w:r>
      <w:r w:rsidR="006C58D4">
        <w:rPr>
          <w:rFonts w:eastAsia="宋体" w:cs="Times New Roman" w:hint="eastAsia"/>
        </w:rPr>
        <w:t>与</w:t>
      </w:r>
      <w:r w:rsidR="006C58D4">
        <w:rPr>
          <w:rFonts w:eastAsia="宋体" w:cs="Times New Roman" w:hint="eastAsia"/>
        </w:rPr>
        <w:t>G</w:t>
      </w:r>
      <w:r w:rsidR="006C58D4">
        <w:rPr>
          <w:rFonts w:eastAsia="宋体" w:cs="Times New Roman"/>
        </w:rPr>
        <w:t>NSS</w:t>
      </w:r>
      <w:r w:rsidR="006C58D4">
        <w:rPr>
          <w:rFonts w:eastAsia="宋体" w:cs="Times New Roman" w:hint="eastAsia"/>
        </w:rPr>
        <w:t>导航定位不同的是，姿态确定中载体上安装的若干短基线</w:t>
      </w:r>
      <w:r w:rsidR="00831DBD">
        <w:rPr>
          <w:rFonts w:eastAsia="宋体" w:cs="Times New Roman" w:hint="eastAsia"/>
        </w:rPr>
        <w:t>，且这些短基线的长度及相对位置是固定的，而且相对较短。如果预先确定基线的精确长度，那么已知的基线长度信息对于整周模糊度的求解就是很有帮助的约束条件</w:t>
      </w:r>
      <w:r w:rsidR="00304603">
        <w:rPr>
          <w:rFonts w:eastAsia="宋体" w:cs="Times New Roman" w:hint="eastAsia"/>
        </w:rPr>
        <w:t>。</w:t>
      </w:r>
      <w:r w:rsidR="00906CFA">
        <w:rPr>
          <w:rFonts w:eastAsia="宋体" w:cs="Times New Roman" w:hint="eastAsia"/>
        </w:rPr>
        <w:t>目前学术界对此应用的主要在</w:t>
      </w:r>
      <w:r w:rsidR="00F028B5">
        <w:rPr>
          <w:rFonts w:eastAsia="宋体" w:cs="Times New Roman" w:hint="eastAsia"/>
        </w:rPr>
        <w:t>五个方面：（</w:t>
      </w:r>
      <w:r w:rsidR="00F028B5">
        <w:rPr>
          <w:rFonts w:eastAsia="宋体" w:cs="Times New Roman" w:hint="eastAsia"/>
        </w:rPr>
        <w:t>1</w:t>
      </w:r>
      <w:r w:rsidR="00F028B5">
        <w:rPr>
          <w:rFonts w:eastAsia="宋体" w:cs="Times New Roman" w:hint="eastAsia"/>
        </w:rPr>
        <w:t>）将其作为整周模糊度正确与否的判断依据，结合基线长度检验筛选出正确的模糊度值。（</w:t>
      </w:r>
      <w:r w:rsidR="00F028B5">
        <w:rPr>
          <w:rFonts w:eastAsia="宋体" w:cs="Times New Roman" w:hint="eastAsia"/>
        </w:rPr>
        <w:t>2</w:t>
      </w:r>
      <w:r w:rsidR="00F028B5">
        <w:rPr>
          <w:rFonts w:eastAsia="宋体" w:cs="Times New Roman" w:hint="eastAsia"/>
        </w:rPr>
        <w:t>）利用基线长度</w:t>
      </w:r>
      <w:r w:rsidR="00B83A2C">
        <w:rPr>
          <w:rFonts w:eastAsia="宋体" w:cs="Times New Roman" w:hint="eastAsia"/>
        </w:rPr>
        <w:t>缩小模糊度搜索空间，该方法利用基线与卫星的空间几何约束条件来缩小模糊度搜索空间，从而提高整周模糊度的搜索效率</w:t>
      </w:r>
      <w:r w:rsidR="00BA61D7">
        <w:rPr>
          <w:rFonts w:eastAsia="宋体" w:cs="Times New Roman" w:hint="eastAsia"/>
        </w:rPr>
        <w:t>；</w:t>
      </w:r>
      <w:r w:rsidR="00571C78">
        <w:rPr>
          <w:rFonts w:eastAsia="宋体" w:cs="Times New Roman" w:hint="eastAsia"/>
        </w:rPr>
        <w:t>Pa</w:t>
      </w:r>
      <w:r w:rsidR="00571C78">
        <w:rPr>
          <w:rFonts w:eastAsia="宋体" w:cs="Times New Roman"/>
        </w:rPr>
        <w:t>rk</w:t>
      </w:r>
      <w:r w:rsidR="00571C78">
        <w:rPr>
          <w:rFonts w:eastAsia="宋体" w:cs="Times New Roman" w:hint="eastAsia"/>
        </w:rPr>
        <w:t>等人在</w:t>
      </w:r>
      <w:r w:rsidR="00571C78">
        <w:rPr>
          <w:rFonts w:eastAsia="宋体" w:cs="Times New Roman" w:hint="eastAsia"/>
        </w:rPr>
        <w:t>A</w:t>
      </w:r>
      <w:r w:rsidR="00571C78">
        <w:rPr>
          <w:rFonts w:eastAsia="宋体" w:cs="Times New Roman"/>
        </w:rPr>
        <w:t>RCE</w:t>
      </w:r>
      <w:r w:rsidR="00571C78">
        <w:rPr>
          <w:rFonts w:eastAsia="宋体" w:cs="Times New Roman" w:hint="eastAsia"/>
        </w:rPr>
        <w:t>算法的基础上，提出一种基于空间约束的整周模糊度搜索方法。</w:t>
      </w:r>
      <w:r w:rsidR="00571C78">
        <w:rPr>
          <w:rFonts w:eastAsia="宋体" w:cs="Times New Roman" w:hint="eastAsia"/>
        </w:rPr>
        <w:t>A</w:t>
      </w:r>
      <w:r w:rsidR="00571C78">
        <w:rPr>
          <w:rFonts w:eastAsia="宋体" w:cs="Times New Roman"/>
        </w:rPr>
        <w:t>RCE</w:t>
      </w:r>
      <w:r w:rsidR="00571C78">
        <w:rPr>
          <w:rFonts w:eastAsia="宋体" w:cs="Times New Roman" w:hint="eastAsia"/>
        </w:rPr>
        <w:t>可以将模糊度的搜索空间降低到三维，然后采用</w:t>
      </w:r>
      <w:r w:rsidR="00C324E0">
        <w:rPr>
          <w:rFonts w:eastAsia="宋体" w:cs="Times New Roman" w:hint="eastAsia"/>
        </w:rPr>
        <w:t>Te</w:t>
      </w:r>
      <w:r w:rsidR="00C324E0">
        <w:rPr>
          <w:rFonts w:eastAsia="宋体" w:cs="Times New Roman"/>
        </w:rPr>
        <w:t>unissen</w:t>
      </w:r>
      <w:r w:rsidR="00C324E0">
        <w:rPr>
          <w:rFonts w:eastAsia="宋体" w:cs="Times New Roman" w:hint="eastAsia"/>
        </w:rPr>
        <w:t>提出的整数高斯变换缩小搜索空间，最后利用基线长度约束和</w:t>
      </w:r>
      <w:r w:rsidR="00C324E0">
        <w:rPr>
          <w:rFonts w:eastAsia="宋体" w:cs="Times New Roman" w:hint="eastAsia"/>
        </w:rPr>
        <w:t>Cho</w:t>
      </w:r>
      <w:r w:rsidR="00C324E0">
        <w:rPr>
          <w:rFonts w:eastAsia="宋体" w:cs="Times New Roman"/>
        </w:rPr>
        <w:t>lesky</w:t>
      </w:r>
      <w:r w:rsidR="00C324E0">
        <w:rPr>
          <w:rFonts w:eastAsia="宋体" w:cs="Times New Roman" w:hint="eastAsia"/>
        </w:rPr>
        <w:t>分解压缩整周模糊度搜索空间。</w:t>
      </w:r>
      <w:r w:rsidR="00571C78">
        <w:rPr>
          <w:rFonts w:eastAsia="宋体" w:cs="Times New Roman" w:hint="eastAsia"/>
        </w:rPr>
        <w:t>（</w:t>
      </w:r>
      <w:r w:rsidR="00571C78">
        <w:rPr>
          <w:rFonts w:eastAsia="宋体" w:cs="Times New Roman" w:hint="eastAsia"/>
        </w:rPr>
        <w:t>3</w:t>
      </w:r>
      <w:r w:rsidR="00571C78">
        <w:rPr>
          <w:rFonts w:eastAsia="宋体" w:cs="Times New Roman" w:hint="eastAsia"/>
        </w:rPr>
        <w:t>）</w:t>
      </w:r>
      <w:r w:rsidR="00C324E0">
        <w:rPr>
          <w:rFonts w:eastAsia="宋体" w:cs="Times New Roman" w:hint="eastAsia"/>
        </w:rPr>
        <w:t>利用基线长度降低整周模糊度搜索维数</w:t>
      </w:r>
      <w:r w:rsidR="003D329B">
        <w:rPr>
          <w:rFonts w:eastAsia="宋体" w:cs="Times New Roman" w:hint="eastAsia"/>
        </w:rPr>
        <w:t>：</w:t>
      </w:r>
      <w:r w:rsidR="003D329B">
        <w:rPr>
          <w:rFonts w:eastAsia="宋体" w:cs="Times New Roman" w:hint="eastAsia"/>
        </w:rPr>
        <w:t>Ho</w:t>
      </w:r>
      <w:r w:rsidR="003D329B">
        <w:rPr>
          <w:rFonts w:eastAsia="宋体" w:cs="Times New Roman"/>
        </w:rPr>
        <w:t>dgart</w:t>
      </w:r>
      <w:r w:rsidR="003D329B">
        <w:rPr>
          <w:rFonts w:eastAsia="宋体" w:cs="Times New Roman" w:hint="eastAsia"/>
        </w:rPr>
        <w:t>等人利用对视向量组成的系数进行正交分解，结合基线长度约束逐步递推</w:t>
      </w:r>
      <w:r w:rsidR="003D329B">
        <w:rPr>
          <w:rFonts w:eastAsia="宋体" w:cs="Times New Roman" w:hint="eastAsia"/>
        </w:rPr>
        <w:t>2</w:t>
      </w:r>
      <w:r w:rsidR="003D329B">
        <w:rPr>
          <w:rFonts w:eastAsia="宋体" w:cs="Times New Roman" w:hint="eastAsia"/>
        </w:rPr>
        <w:t>维模糊度搜索空间，在一定程度上提高了搜索效率。（</w:t>
      </w:r>
      <w:r w:rsidR="003D329B">
        <w:rPr>
          <w:rFonts w:eastAsia="宋体" w:cs="Times New Roman" w:hint="eastAsia"/>
        </w:rPr>
        <w:t>4</w:t>
      </w:r>
      <w:r w:rsidR="003D329B">
        <w:rPr>
          <w:rFonts w:eastAsia="宋体" w:cs="Times New Roman" w:hint="eastAsia"/>
        </w:rPr>
        <w:t>）将基线长度作为约束条件或者虚拟观测信息提高整周模糊度的浮点解的</w:t>
      </w:r>
      <w:r w:rsidR="008021B6">
        <w:rPr>
          <w:rFonts w:eastAsia="宋体" w:cs="Times New Roman" w:hint="eastAsia"/>
        </w:rPr>
        <w:t>解算精度：刘根有等人将基线长度约束条件与观测方程结合，利用附有约束条件的间接平差方法求解参数浮点解，提高了浮点解的解算精度，最后再采用</w:t>
      </w:r>
      <w:r w:rsidR="008021B6">
        <w:rPr>
          <w:rFonts w:eastAsia="宋体" w:cs="Times New Roman" w:hint="eastAsia"/>
        </w:rPr>
        <w:t>L</w:t>
      </w:r>
      <w:r w:rsidR="008021B6">
        <w:rPr>
          <w:rFonts w:eastAsia="宋体" w:cs="Times New Roman"/>
        </w:rPr>
        <w:t>AMBDA</w:t>
      </w:r>
      <w:r w:rsidR="008021B6">
        <w:rPr>
          <w:rFonts w:eastAsia="宋体" w:cs="Times New Roman" w:hint="eastAsia"/>
        </w:rPr>
        <w:t>方法进行整周模糊度搜索。</w:t>
      </w:r>
      <w:r w:rsidR="001200D0">
        <w:rPr>
          <w:rFonts w:eastAsia="宋体" w:cs="Times New Roman" w:hint="eastAsia"/>
        </w:rPr>
        <w:t>（</w:t>
      </w:r>
      <w:r w:rsidR="001200D0">
        <w:rPr>
          <w:rFonts w:eastAsia="宋体" w:cs="Times New Roman" w:hint="eastAsia"/>
        </w:rPr>
        <w:t>5</w:t>
      </w:r>
      <w:r w:rsidR="001200D0">
        <w:rPr>
          <w:rFonts w:eastAsia="宋体" w:cs="Times New Roman" w:hint="eastAsia"/>
        </w:rPr>
        <w:t>）</w:t>
      </w:r>
      <w:r w:rsidR="001200D0">
        <w:rPr>
          <w:rFonts w:eastAsia="宋体" w:cs="Times New Roman" w:hint="eastAsia"/>
        </w:rPr>
        <w:t>Te</w:t>
      </w:r>
      <w:r w:rsidR="001200D0">
        <w:rPr>
          <w:rFonts w:eastAsia="宋体" w:cs="Times New Roman"/>
        </w:rPr>
        <w:t>unissen</w:t>
      </w:r>
      <w:r w:rsidR="001200D0">
        <w:rPr>
          <w:rFonts w:eastAsia="宋体" w:cs="Times New Roman" w:hint="eastAsia"/>
        </w:rPr>
        <w:t>对</w:t>
      </w:r>
      <w:r w:rsidR="001200D0">
        <w:rPr>
          <w:rFonts w:eastAsia="宋体" w:cs="Times New Roman" w:hint="eastAsia"/>
        </w:rPr>
        <w:t>L</w:t>
      </w:r>
      <w:r w:rsidR="001200D0">
        <w:rPr>
          <w:rFonts w:eastAsia="宋体" w:cs="Times New Roman"/>
        </w:rPr>
        <w:t>AMBDA</w:t>
      </w:r>
      <w:r w:rsidR="001200D0">
        <w:rPr>
          <w:rFonts w:eastAsia="宋体" w:cs="Times New Roman" w:hint="eastAsia"/>
        </w:rPr>
        <w:t>算法进行扩展提出了</w:t>
      </w:r>
      <w:r w:rsidR="001200D0">
        <w:rPr>
          <w:rFonts w:eastAsia="宋体" w:cs="Times New Roman" w:hint="eastAsia"/>
        </w:rPr>
        <w:t>C</w:t>
      </w:r>
      <w:r w:rsidR="001200D0">
        <w:rPr>
          <w:rFonts w:eastAsia="宋体" w:cs="Times New Roman"/>
        </w:rPr>
        <w:t>LAMBDA</w:t>
      </w:r>
      <w:r w:rsidR="001200D0">
        <w:rPr>
          <w:rFonts w:eastAsia="宋体" w:cs="Times New Roman" w:hint="eastAsia"/>
        </w:rPr>
        <w:t>方法，此方法将基线长度作为约束信息引入模糊度搜索及基线固定过程，使其成为单频单历元求解姿态的有效算法。</w:t>
      </w:r>
    </w:p>
    <w:p w:rsidR="007E494B" w:rsidRDefault="00526133" w:rsidP="001861C6">
      <w:pPr>
        <w:spacing w:line="240" w:lineRule="auto"/>
        <w:ind w:firstLine="0"/>
        <w:rPr>
          <w:rFonts w:eastAsia="宋体" w:cs="Times New Roman"/>
        </w:rPr>
      </w:pPr>
      <w:r>
        <w:rPr>
          <w:rFonts w:eastAsia="黑体" w:cs="Times New Roman" w:hint="eastAsia"/>
          <w:b/>
        </w:rPr>
        <w:t>导航卫星的多天线姿态测量系统</w:t>
      </w:r>
      <w:r w:rsidR="00304603">
        <w:rPr>
          <w:rFonts w:eastAsia="黑体" w:cs="Times New Roman" w:hint="eastAsia"/>
          <w:b/>
        </w:rPr>
        <w:t>：</w:t>
      </w:r>
      <w:r w:rsidR="00A341B2">
        <w:rPr>
          <w:rFonts w:eastAsia="宋体" w:cs="Times New Roman" w:hint="eastAsia"/>
        </w:rPr>
        <w:t>目前，基于导航卫星的多天线姿态测量系统可分为专用和非专用的两个层次。其中专用姿态测量系统是指将几个卫星接受天线</w:t>
      </w:r>
      <w:r w:rsidR="00071B57">
        <w:rPr>
          <w:rFonts w:eastAsia="宋体" w:cs="Times New Roman" w:hint="eastAsia"/>
        </w:rPr>
        <w:t>同时连接到一个专用的接收机，通过单一的经侦完成面向不同天线的单一接收机多路信号的同步及姿态解算。而非专用的姿态测量系统则为每一个</w:t>
      </w:r>
      <w:r w:rsidR="00071B57">
        <w:rPr>
          <w:rFonts w:eastAsia="宋体" w:cs="Times New Roman" w:hint="eastAsia"/>
        </w:rPr>
        <w:t>=</w:t>
      </w:r>
      <w:r w:rsidR="00071B57">
        <w:rPr>
          <w:rFonts w:eastAsia="宋体" w:cs="Times New Roman" w:hint="eastAsia"/>
        </w:rPr>
        <w:t>接收机分配一个卫星天线，并由多个接收机合成多天线对策姿态测量系统</w:t>
      </w:r>
      <w:r w:rsidR="006F3B6C">
        <w:rPr>
          <w:rFonts w:eastAsia="宋体" w:cs="Times New Roman" w:hint="eastAsia"/>
        </w:rPr>
        <w:t>。与专用姿态测量系统相比，非专用系统在将多个接收机的观测数据同步处理后，可具有与专用系统相同的测姿效果，但是精度稍低。</w:t>
      </w:r>
      <w:r w:rsidR="00107F58">
        <w:rPr>
          <w:rFonts w:eastAsia="宋体" w:cs="Times New Roman" w:hint="eastAsia"/>
        </w:rPr>
        <w:t>专用姿态测量系统在信号处理过程中进行有效差分，从而有效的消除由接收机的物理特性导致的误差，使得结果更加精确，测姿效果更好。</w:t>
      </w:r>
    </w:p>
    <w:p w:rsidR="00FA2D92" w:rsidRPr="006C0CF2" w:rsidRDefault="007E494B" w:rsidP="001861C6">
      <w:pPr>
        <w:spacing w:line="240" w:lineRule="auto"/>
        <w:ind w:firstLine="0"/>
        <w:rPr>
          <w:rFonts w:eastAsia="宋体" w:cs="Times New Roman"/>
        </w:rPr>
      </w:pPr>
      <w:r>
        <w:rPr>
          <w:rFonts w:eastAsia="黑体" w:cs="Times New Roman" w:hint="eastAsia"/>
          <w:b/>
        </w:rPr>
        <w:t>接收机天线配置：</w:t>
      </w:r>
      <w:r w:rsidR="00107F58">
        <w:rPr>
          <w:rFonts w:eastAsia="宋体" w:cs="Times New Roman" w:hint="eastAsia"/>
        </w:rPr>
        <w:t>载体表面天线配置有单基线和多基线两类，单基线的天线配置是指双天线配置，就是两个卫星接收天线，天线这件构成一条基线</w:t>
      </w:r>
      <w:r w:rsidR="009B6AA7">
        <w:rPr>
          <w:rFonts w:eastAsia="宋体" w:cs="Times New Roman" w:hint="eastAsia"/>
        </w:rPr>
        <w:t>，该天线位于载体表面的主轴，与载体运动方向相平行，能够测出载体运动的偏航角以及俯仰角。</w:t>
      </w:r>
      <w:r w:rsidR="00526133">
        <w:rPr>
          <w:rFonts w:eastAsia="宋体" w:cs="Times New Roman" w:hint="eastAsia"/>
        </w:rPr>
        <w:t>如果要测量三维姿态则至少需要三个以上的天线构成多基线的天线配置方案。目前，多天线的配置方法包括：</w:t>
      </w:r>
      <w:r w:rsidR="00526133">
        <w:rPr>
          <w:rFonts w:eastAsia="宋体" w:cs="Times New Roman" w:hint="eastAsia"/>
        </w:rPr>
        <w:t>3</w:t>
      </w:r>
      <w:r w:rsidR="00526133">
        <w:rPr>
          <w:rFonts w:eastAsia="宋体" w:cs="Times New Roman" w:hint="eastAsia"/>
        </w:rPr>
        <w:t>线直角配置法</w:t>
      </w:r>
      <w:r w:rsidR="00C05398">
        <w:rPr>
          <w:rFonts w:eastAsia="宋体" w:cs="Times New Roman" w:hint="eastAsia"/>
        </w:rPr>
        <w:t>、</w:t>
      </w:r>
      <w:r w:rsidR="00C05398">
        <w:rPr>
          <w:rFonts w:eastAsia="宋体" w:cs="Times New Roman" w:hint="eastAsia"/>
        </w:rPr>
        <w:t>4</w:t>
      </w:r>
      <w:r w:rsidR="00C05398">
        <w:rPr>
          <w:rFonts w:eastAsia="宋体" w:cs="Times New Roman" w:hint="eastAsia"/>
        </w:rPr>
        <w:t>线平面配置法、</w:t>
      </w:r>
      <w:r w:rsidR="00C05398">
        <w:rPr>
          <w:rFonts w:eastAsia="宋体" w:cs="Times New Roman" w:hint="eastAsia"/>
        </w:rPr>
        <w:t>4</w:t>
      </w:r>
      <w:r w:rsidR="00C05398">
        <w:rPr>
          <w:rFonts w:eastAsia="宋体" w:cs="Times New Roman" w:hint="eastAsia"/>
        </w:rPr>
        <w:t>线立体配置法以及</w:t>
      </w:r>
      <w:r w:rsidR="00C05398">
        <w:rPr>
          <w:rFonts w:eastAsia="宋体" w:cs="Times New Roman" w:hint="eastAsia"/>
        </w:rPr>
        <w:t>3</w:t>
      </w:r>
      <w:r w:rsidR="00C05398">
        <w:rPr>
          <w:rFonts w:eastAsia="宋体" w:cs="Times New Roman" w:hint="eastAsia"/>
        </w:rPr>
        <w:t>线长短配置法等。</w:t>
      </w:r>
      <w:r w:rsidR="000D384B">
        <w:rPr>
          <w:rFonts w:eastAsia="宋体" w:cs="Times New Roman" w:hint="eastAsia"/>
        </w:rPr>
        <w:t>其中最常见的多天线配置方案为</w:t>
      </w:r>
      <w:r w:rsidR="000D384B">
        <w:rPr>
          <w:rFonts w:eastAsia="宋体" w:cs="Times New Roman" w:hint="eastAsia"/>
        </w:rPr>
        <w:t>3</w:t>
      </w:r>
      <w:r w:rsidR="000D384B">
        <w:rPr>
          <w:rFonts w:eastAsia="宋体" w:cs="Times New Roman" w:hint="eastAsia"/>
        </w:rPr>
        <w:t>线直角配置，三天线分别位于同一平面，其基线构成直角，天线见的距离根据载体表面以及姿态测量精度等实际需求调整</w:t>
      </w:r>
      <w:r w:rsidR="00393871">
        <w:rPr>
          <w:rFonts w:eastAsia="宋体" w:cs="Times New Roman" w:hint="eastAsia"/>
        </w:rPr>
        <w:t>。</w:t>
      </w:r>
      <w:r w:rsidR="00393871">
        <w:rPr>
          <w:rFonts w:eastAsia="宋体" w:cs="Times New Roman" w:hint="eastAsia"/>
        </w:rPr>
        <w:t>4</w:t>
      </w:r>
      <w:r w:rsidR="00393871">
        <w:rPr>
          <w:rFonts w:eastAsia="宋体" w:cs="Times New Roman" w:hint="eastAsia"/>
        </w:rPr>
        <w:t>线平面配置方案，也就是四天线安装于同一平面上，天线之间的基线长度根据具体情况做出调整，这种配置方案常应用于地面载体的姿态测量系统。</w:t>
      </w:r>
      <w:r w:rsidR="00393871">
        <w:rPr>
          <w:rFonts w:eastAsia="宋体" w:cs="Times New Roman" w:hint="eastAsia"/>
        </w:rPr>
        <w:t>4</w:t>
      </w:r>
      <w:r w:rsidR="00393871">
        <w:rPr>
          <w:rFonts w:eastAsia="宋体" w:cs="Times New Roman" w:hint="eastAsia"/>
        </w:rPr>
        <w:t>线立体配置方案</w:t>
      </w:r>
      <w:r w:rsidR="00582350">
        <w:rPr>
          <w:rFonts w:eastAsia="宋体" w:cs="Times New Roman" w:hint="eastAsia"/>
        </w:rPr>
        <w:t>，即四个天线并不位于同一平面，成立体分布，该天线配置方式灵活，不同实际情况下的配置之间差异较大，常常用于卫星或者空间载体上。</w:t>
      </w:r>
      <w:r w:rsidR="00582350">
        <w:rPr>
          <w:rFonts w:eastAsia="宋体" w:cs="Times New Roman" w:hint="eastAsia"/>
        </w:rPr>
        <w:t>3</w:t>
      </w:r>
      <w:r w:rsidR="00582350">
        <w:rPr>
          <w:rFonts w:eastAsia="宋体" w:cs="Times New Roman" w:hint="eastAsia"/>
        </w:rPr>
        <w:t>线长短配置，是指将三个天线安装在同一条直线上，两天线间距离短的</w:t>
      </w:r>
      <w:r w:rsidR="0086790B">
        <w:rPr>
          <w:rFonts w:eastAsia="宋体" w:cs="Times New Roman" w:hint="eastAsia"/>
        </w:rPr>
        <w:t>基线称为短基线。短基线之间的距离小于载波信号的波长，所以在解算短基线的时候不需要要求解载波相位的整周模糊度，这样就能利用短基线解算另一条长基线的值，更容易的解算出</w:t>
      </w:r>
      <w:r w:rsidR="0086790B">
        <w:rPr>
          <w:rFonts w:eastAsia="宋体" w:cs="Times New Roman" w:hint="eastAsia"/>
        </w:rPr>
        <w:lastRenderedPageBreak/>
        <w:t>长基线的整周模糊度以及修复周跳</w:t>
      </w:r>
      <w:r w:rsidR="000B3377">
        <w:rPr>
          <w:rFonts w:eastAsia="宋体" w:cs="Times New Roman" w:hint="eastAsia"/>
        </w:rPr>
        <w:t>，并且可以减少误差源，由于三天线在同一直线上，所以这种配置方法和单基线配置方法一样，只能求解姿态的两个姿态角参数。</w:t>
      </w:r>
    </w:p>
    <w:bookmarkEnd w:id="0"/>
    <w:p w:rsidR="00FA2D92" w:rsidRDefault="00FA2D92" w:rsidP="001861C6">
      <w:pPr>
        <w:spacing w:line="240" w:lineRule="auto"/>
        <w:ind w:firstLine="0"/>
        <w:rPr>
          <w:rFonts w:eastAsia="宋体" w:cs="Times New Roman"/>
        </w:rPr>
      </w:pPr>
    </w:p>
    <w:p w:rsidR="00FA2D92" w:rsidRDefault="00FA2D92" w:rsidP="001861C6">
      <w:pPr>
        <w:spacing w:line="240" w:lineRule="auto"/>
        <w:ind w:firstLine="0"/>
        <w:rPr>
          <w:rFonts w:eastAsia="宋体" w:cs="Times New Roman"/>
        </w:rPr>
      </w:pPr>
    </w:p>
    <w:p w:rsidR="00FA2D92" w:rsidRDefault="00FA2D92" w:rsidP="001861C6">
      <w:pPr>
        <w:spacing w:line="240" w:lineRule="auto"/>
        <w:ind w:firstLine="0"/>
        <w:rPr>
          <w:rFonts w:eastAsia="宋体" w:cs="Times New Roman"/>
        </w:rPr>
      </w:pPr>
    </w:p>
    <w:p w:rsidR="00FA2D92" w:rsidRDefault="00FA2D92" w:rsidP="001861C6">
      <w:pPr>
        <w:spacing w:line="240" w:lineRule="auto"/>
        <w:ind w:firstLine="0"/>
        <w:rPr>
          <w:rFonts w:eastAsia="宋体" w:cs="Times New Roman"/>
        </w:rPr>
      </w:pPr>
    </w:p>
    <w:p w:rsidR="00FA2D92" w:rsidRDefault="00FA2D92" w:rsidP="001861C6">
      <w:pPr>
        <w:spacing w:line="240" w:lineRule="auto"/>
        <w:ind w:firstLine="0"/>
        <w:rPr>
          <w:rFonts w:eastAsia="宋体" w:cs="Times New Roman"/>
        </w:rPr>
      </w:pPr>
    </w:p>
    <w:p w:rsidR="00FA2D92" w:rsidRDefault="00FA2D92" w:rsidP="001861C6">
      <w:pPr>
        <w:spacing w:line="240" w:lineRule="auto"/>
        <w:ind w:firstLine="0"/>
        <w:rPr>
          <w:rFonts w:eastAsia="宋体" w:cs="Times New Roman"/>
        </w:rPr>
      </w:pPr>
    </w:p>
    <w:p w:rsidR="00951AEA" w:rsidRDefault="00AE2096" w:rsidP="001861C6">
      <w:pPr>
        <w:spacing w:line="240" w:lineRule="auto"/>
        <w:ind w:firstLine="0"/>
        <w:rPr>
          <w:rFonts w:eastAsia="宋体" w:cs="Times New Roman"/>
        </w:rPr>
      </w:pPr>
      <w:r w:rsidRPr="007F7917">
        <w:rPr>
          <w:rFonts w:eastAsia="黑体" w:cs="Times New Roman"/>
          <w:b/>
        </w:rPr>
        <w:t>关键词</w:t>
      </w:r>
      <w:r w:rsidR="00F15394">
        <w:rPr>
          <w:rFonts w:eastAsia="黑体" w:cs="Times New Roman" w:hint="eastAsia"/>
          <w:b/>
        </w:rPr>
        <w:t>：</w:t>
      </w:r>
      <w:r w:rsidR="006D0517">
        <w:rPr>
          <w:rFonts w:eastAsia="黑体" w:cs="Times New Roman" w:hint="eastAsia"/>
          <w:b/>
        </w:rPr>
        <w:t>三</w:t>
      </w:r>
      <w:r w:rsidRPr="007F7917">
        <w:rPr>
          <w:rFonts w:eastAsia="宋体" w:cs="Times New Roman"/>
        </w:rPr>
        <w:t>频模糊度解算</w:t>
      </w:r>
      <w:r w:rsidR="00232A77" w:rsidRPr="007F7917">
        <w:rPr>
          <w:rFonts w:eastAsia="宋体" w:cs="Times New Roman"/>
        </w:rPr>
        <w:t xml:space="preserve">; </w:t>
      </w:r>
      <w:r w:rsidR="006D0517">
        <w:rPr>
          <w:rFonts w:eastAsia="宋体" w:cs="Times New Roman" w:hint="eastAsia"/>
        </w:rPr>
        <w:t>级联舍入法</w:t>
      </w:r>
      <w:r w:rsidR="00232A77" w:rsidRPr="007F7917">
        <w:rPr>
          <w:rFonts w:eastAsia="宋体" w:cs="Times New Roman"/>
        </w:rPr>
        <w:t xml:space="preserve">; </w:t>
      </w:r>
      <w:r w:rsidR="006D0517">
        <w:rPr>
          <w:rFonts w:eastAsia="宋体" w:cs="Times New Roman" w:hint="eastAsia"/>
        </w:rPr>
        <w:t>L</w:t>
      </w:r>
      <w:r w:rsidR="006D0517">
        <w:rPr>
          <w:rFonts w:eastAsia="宋体" w:cs="Times New Roman"/>
        </w:rPr>
        <w:t>AMBDA</w:t>
      </w:r>
      <w:r w:rsidR="006D0517">
        <w:rPr>
          <w:rFonts w:eastAsia="宋体" w:cs="Times New Roman" w:hint="eastAsia"/>
        </w:rPr>
        <w:t>算法</w:t>
      </w:r>
      <w:r w:rsidR="00232A77" w:rsidRPr="007F7917">
        <w:rPr>
          <w:rFonts w:eastAsia="宋体" w:cs="Times New Roman"/>
        </w:rPr>
        <w:t xml:space="preserve">; </w:t>
      </w:r>
    </w:p>
    <w:p w:rsidR="009B41A5" w:rsidRPr="009B41A5" w:rsidRDefault="009B41A5" w:rsidP="001861C6">
      <w:pPr>
        <w:spacing w:line="240" w:lineRule="auto"/>
        <w:ind w:firstLine="0"/>
        <w:rPr>
          <w:rFonts w:eastAsia="宋体" w:cs="Times New Roman"/>
        </w:rPr>
      </w:pPr>
    </w:p>
    <w:p w:rsidR="003C3445" w:rsidRPr="00793823" w:rsidRDefault="00793823" w:rsidP="001861C6">
      <w:pPr>
        <w:spacing w:line="240" w:lineRule="auto"/>
        <w:ind w:firstLine="0"/>
        <w:jc w:val="both"/>
        <w:rPr>
          <w:rFonts w:eastAsia="宋体" w:cs="Times New Roman"/>
          <w:b/>
        </w:rPr>
      </w:pPr>
      <w:r>
        <w:rPr>
          <w:rFonts w:eastAsia="宋体" w:cs="Times New Roman"/>
          <w:b/>
        </w:rPr>
        <w:t xml:space="preserve">Abstract: </w:t>
      </w:r>
      <w:r w:rsidR="001A5CF1" w:rsidRPr="001A5CF1">
        <w:rPr>
          <w:rFonts w:eastAsia="宋体" w:cs="Times New Roman"/>
          <w:szCs w:val="24"/>
        </w:rPr>
        <w:t>The GNSS attitude determination is to set up the signal receiving antenna at different positions of a motion carrier and use the carrier phase as the observation value. By measuring the carrier phase difference between multiple satellites on two antennas, a baseline vector composed of two antennas is obtained. , Solve the three-dimensional pose parameters of the motion vector. Since the corresponding distance of the receiver is too close, it can be considered as a short baseline. The traditional method for solving ambiguities uses the LAMBDA algorithm. Since it is a short baseline scenario, the ambiguity resolution can be performed using the cascade rounding method. Compared to the LAMBDA algorithm, the cascaded rounding method can completely fix the ambiguity, and in the short baseline case, the final positioning accuracy does not decrease compared to the LAMBDA algorithm.</w:t>
      </w:r>
    </w:p>
    <w:p w:rsidR="00951AEA" w:rsidRDefault="00523668" w:rsidP="001861C6">
      <w:pPr>
        <w:spacing w:line="240" w:lineRule="auto"/>
        <w:ind w:firstLine="0"/>
        <w:jc w:val="both"/>
        <w:rPr>
          <w:rFonts w:eastAsia="宋体" w:cs="Times New Roman"/>
        </w:rPr>
      </w:pPr>
      <w:r w:rsidRPr="007F7917">
        <w:rPr>
          <w:rFonts w:eastAsia="宋体" w:cs="Times New Roman"/>
          <w:b/>
        </w:rPr>
        <w:t>Keywords</w:t>
      </w:r>
      <w:r w:rsidR="00793823">
        <w:rPr>
          <w:rFonts w:eastAsia="宋体" w:cs="Times New Roman" w:hint="eastAsia"/>
          <w:b/>
        </w:rPr>
        <w:t xml:space="preserve">: </w:t>
      </w:r>
      <w:bookmarkStart w:id="3" w:name="_Hlk510463912"/>
      <w:r w:rsidR="001A5CF1" w:rsidRPr="001A5CF1">
        <w:rPr>
          <w:rFonts w:eastAsia="宋体" w:cs="Times New Roman"/>
        </w:rPr>
        <w:t>Tri-frequency ambiguity solution; Cascade rounding method; LAMBDA algorithm</w:t>
      </w:r>
      <w:bookmarkEnd w:id="3"/>
    </w:p>
    <w:p w:rsidR="00D86B68" w:rsidRPr="001A5CF1" w:rsidRDefault="00D86B68" w:rsidP="001861C6">
      <w:pPr>
        <w:spacing w:line="240" w:lineRule="auto"/>
        <w:ind w:firstLine="0"/>
        <w:jc w:val="both"/>
        <w:rPr>
          <w:rFonts w:eastAsia="宋体" w:cs="Times New Roman"/>
        </w:rPr>
      </w:pPr>
    </w:p>
    <w:p w:rsidR="00AE2096" w:rsidRPr="007F7917" w:rsidRDefault="00AE2096" w:rsidP="001861C6">
      <w:pPr>
        <w:spacing w:line="240" w:lineRule="auto"/>
        <w:ind w:firstLine="0"/>
        <w:rPr>
          <w:rFonts w:eastAsia="黑体" w:cs="Times New Roman"/>
          <w:b/>
        </w:rPr>
      </w:pPr>
      <w:r w:rsidRPr="007F7917">
        <w:rPr>
          <w:rFonts w:eastAsia="黑体" w:cs="Times New Roman"/>
          <w:b/>
        </w:rPr>
        <w:t>1</w:t>
      </w:r>
      <w:r w:rsidRPr="007F7917">
        <w:rPr>
          <w:rFonts w:eastAsia="黑体" w:cs="Times New Roman"/>
          <w:b/>
        </w:rPr>
        <w:t>前言</w:t>
      </w:r>
    </w:p>
    <w:p w:rsidR="00AE2096" w:rsidRPr="007F7917" w:rsidRDefault="00852081" w:rsidP="001861C6">
      <w:pPr>
        <w:spacing w:line="240" w:lineRule="auto"/>
        <w:ind w:firstLineChars="198" w:firstLine="416"/>
        <w:jc w:val="both"/>
        <w:rPr>
          <w:rFonts w:eastAsia="宋体" w:cs="Times New Roman"/>
        </w:rPr>
      </w:pPr>
      <w:r w:rsidRPr="007F7917">
        <w:rPr>
          <w:rFonts w:eastAsia="宋体" w:cs="Times New Roman"/>
        </w:rPr>
        <w:t>全球卫星导航系统</w:t>
      </w:r>
      <w:r w:rsidRPr="007F7917">
        <w:rPr>
          <w:rFonts w:eastAsia="宋体" w:cs="Times New Roman"/>
        </w:rPr>
        <w:t xml:space="preserve">(Global navigation satellite system, GNSS) </w:t>
      </w:r>
      <w:r w:rsidRPr="007F7917">
        <w:rPr>
          <w:rFonts w:eastAsia="宋体" w:cs="Times New Roman"/>
        </w:rPr>
        <w:t>已开始播发多频信号，</w:t>
      </w:r>
      <w:r w:rsidR="00A11B4C">
        <w:rPr>
          <w:rFonts w:eastAsia="宋体" w:cs="Times New Roman" w:hint="eastAsia"/>
        </w:rPr>
        <w:t>这</w:t>
      </w:r>
      <w:r w:rsidRPr="007F7917">
        <w:rPr>
          <w:rFonts w:eastAsia="宋体" w:cs="Times New Roman"/>
        </w:rPr>
        <w:t>为提升模糊度解算性能提供了契机。</w:t>
      </w:r>
      <w:r w:rsidR="00775E1F" w:rsidRPr="007F7917">
        <w:rPr>
          <w:rFonts w:eastAsia="宋体" w:cs="Times New Roman"/>
        </w:rPr>
        <w:t>目前，</w:t>
      </w:r>
      <w:r w:rsidR="00861758" w:rsidRPr="007F7917">
        <w:rPr>
          <w:rFonts w:eastAsia="宋体" w:cs="Times New Roman"/>
        </w:rPr>
        <w:t>围绕是否利用卫星几何信息，</w:t>
      </w:r>
      <w:r w:rsidR="009A5918" w:rsidRPr="007F7917">
        <w:rPr>
          <w:rFonts w:eastAsia="宋体" w:cs="Times New Roman"/>
        </w:rPr>
        <w:t>多频模糊度解算</w:t>
      </w:r>
      <w:r w:rsidR="009A5918" w:rsidRPr="007F7917">
        <w:rPr>
          <w:rFonts w:eastAsia="宋体" w:cs="Times New Roman"/>
        </w:rPr>
        <w:t>(Multi-carrier ambiguity resolution, MCAR)</w:t>
      </w:r>
      <w:r w:rsidR="009A5918" w:rsidRPr="007F7917">
        <w:rPr>
          <w:rFonts w:eastAsia="宋体" w:cs="Times New Roman"/>
        </w:rPr>
        <w:t>方法</w:t>
      </w:r>
      <w:r w:rsidR="005D3154" w:rsidRPr="005D3154">
        <w:rPr>
          <w:rFonts w:eastAsia="宋体" w:cs="Times New Roman"/>
          <w:noProof/>
          <w:vertAlign w:val="superscript"/>
        </w:rPr>
        <w:t>[1-4]</w:t>
      </w:r>
      <w:r w:rsidR="00861758" w:rsidRPr="007F7917">
        <w:rPr>
          <w:rFonts w:eastAsia="宋体" w:cs="Times New Roman"/>
          <w:noProof/>
        </w:rPr>
        <w:t>可</w:t>
      </w:r>
      <w:r w:rsidR="00C67C97" w:rsidRPr="007F7917">
        <w:rPr>
          <w:rFonts w:eastAsia="宋体" w:cs="Times New Roman"/>
          <w:noProof/>
        </w:rPr>
        <w:t>以</w:t>
      </w:r>
      <w:r w:rsidR="00861758" w:rsidRPr="007F7917">
        <w:rPr>
          <w:rFonts w:eastAsia="宋体" w:cs="Times New Roman"/>
          <w:noProof/>
        </w:rPr>
        <w:t>划分两种</w:t>
      </w:r>
      <w:r w:rsidR="00775E1F" w:rsidRPr="007F7917">
        <w:rPr>
          <w:rFonts w:eastAsia="宋体" w:cs="Times New Roman"/>
          <w:noProof/>
        </w:rPr>
        <w:t>模型：</w:t>
      </w:r>
      <w:r w:rsidR="00AE2096" w:rsidRPr="007F7917">
        <w:rPr>
          <w:rFonts w:eastAsia="宋体" w:cs="Times New Roman"/>
        </w:rPr>
        <w:t>几何无关</w:t>
      </w:r>
      <w:r w:rsidR="0014765B" w:rsidRPr="007F7917">
        <w:rPr>
          <w:rFonts w:eastAsia="宋体" w:cs="Times New Roman"/>
        </w:rPr>
        <w:t>(</w:t>
      </w:r>
      <w:r w:rsidR="00AE2096" w:rsidRPr="007F7917">
        <w:rPr>
          <w:rFonts w:eastAsia="宋体" w:cs="Times New Roman"/>
        </w:rPr>
        <w:t>Geometry-free, GF</w:t>
      </w:r>
      <w:r w:rsidR="0014765B" w:rsidRPr="007F7917">
        <w:rPr>
          <w:rFonts w:eastAsia="宋体" w:cs="Times New Roman"/>
        </w:rPr>
        <w:t>)</w:t>
      </w:r>
      <w:r w:rsidR="003964EC" w:rsidRPr="007F7917">
        <w:rPr>
          <w:rFonts w:eastAsia="宋体" w:cs="Times New Roman"/>
        </w:rPr>
        <w:t>模型</w:t>
      </w:r>
      <w:r w:rsidR="00AE2096" w:rsidRPr="007F7917">
        <w:rPr>
          <w:rFonts w:eastAsia="宋体" w:cs="Times New Roman"/>
        </w:rPr>
        <w:t>与几何相关</w:t>
      </w:r>
      <w:r w:rsidR="0014765B" w:rsidRPr="007F7917">
        <w:rPr>
          <w:rFonts w:eastAsia="宋体" w:cs="Times New Roman"/>
        </w:rPr>
        <w:t>(</w:t>
      </w:r>
      <w:r w:rsidR="00AE2096" w:rsidRPr="007F7917">
        <w:rPr>
          <w:rFonts w:eastAsia="宋体" w:cs="Times New Roman"/>
        </w:rPr>
        <w:t>Geometry-based, GB</w:t>
      </w:r>
      <w:r w:rsidR="0014765B" w:rsidRPr="007F7917">
        <w:rPr>
          <w:rFonts w:eastAsia="宋体" w:cs="Times New Roman"/>
        </w:rPr>
        <w:t>)</w:t>
      </w:r>
      <w:r w:rsidR="003964EC" w:rsidRPr="007F7917">
        <w:rPr>
          <w:rFonts w:eastAsia="宋体" w:cs="Times New Roman"/>
        </w:rPr>
        <w:t>模型</w:t>
      </w:r>
      <w:r w:rsidR="00F3097E" w:rsidRPr="00F3097E">
        <w:rPr>
          <w:rFonts w:eastAsia="宋体" w:cs="Times New Roman"/>
          <w:noProof/>
          <w:vertAlign w:val="superscript"/>
        </w:rPr>
        <w:t>[5-6]</w:t>
      </w:r>
      <w:r w:rsidR="003D052E" w:rsidRPr="007F7917">
        <w:rPr>
          <w:rFonts w:eastAsia="宋体" w:cs="Times New Roman"/>
        </w:rPr>
        <w:t>。传统</w:t>
      </w:r>
      <w:r w:rsidR="00AE2096" w:rsidRPr="007F7917">
        <w:rPr>
          <w:rFonts w:eastAsia="宋体" w:cs="Times New Roman"/>
        </w:rPr>
        <w:t>GF</w:t>
      </w:r>
      <w:r w:rsidR="00AE2096" w:rsidRPr="007F7917">
        <w:rPr>
          <w:rFonts w:eastAsia="宋体" w:cs="Times New Roman"/>
        </w:rPr>
        <w:t>模型</w:t>
      </w:r>
      <w:r w:rsidR="00655AD7" w:rsidRPr="007F7917">
        <w:rPr>
          <w:rFonts w:eastAsia="宋体" w:cs="Times New Roman"/>
        </w:rPr>
        <w:t>通过</w:t>
      </w:r>
      <w:r w:rsidR="00AE2096" w:rsidRPr="007F7917">
        <w:rPr>
          <w:rFonts w:eastAsia="宋体" w:cs="Times New Roman"/>
        </w:rPr>
        <w:t>测距一致性原则消除了几何</w:t>
      </w:r>
      <w:r w:rsidR="00861758" w:rsidRPr="007F7917">
        <w:rPr>
          <w:rFonts w:eastAsia="宋体" w:cs="Times New Roman"/>
        </w:rPr>
        <w:t>距离</w:t>
      </w:r>
      <w:r w:rsidR="00AE2096" w:rsidRPr="007F7917">
        <w:rPr>
          <w:rFonts w:eastAsia="宋体" w:cs="Times New Roman"/>
        </w:rPr>
        <w:t>、对流层</w:t>
      </w:r>
      <w:r w:rsidR="00571A3C" w:rsidRPr="007F7917">
        <w:rPr>
          <w:rFonts w:eastAsia="宋体" w:cs="Times New Roman"/>
        </w:rPr>
        <w:t>延迟</w:t>
      </w:r>
      <w:r w:rsidR="00AE2096" w:rsidRPr="007F7917">
        <w:rPr>
          <w:rFonts w:eastAsia="宋体" w:cs="Times New Roman"/>
        </w:rPr>
        <w:t>等</w:t>
      </w:r>
      <w:r w:rsidR="00F51F4B" w:rsidRPr="007F7917">
        <w:rPr>
          <w:rFonts w:eastAsia="宋体" w:cs="Times New Roman"/>
        </w:rPr>
        <w:t>影响</w:t>
      </w:r>
      <w:r w:rsidR="00AE2096" w:rsidRPr="007F7917">
        <w:rPr>
          <w:rFonts w:eastAsia="宋体" w:cs="Times New Roman"/>
        </w:rPr>
        <w:t>，但</w:t>
      </w:r>
      <w:r w:rsidR="00B24FF6" w:rsidRPr="007F7917">
        <w:rPr>
          <w:rFonts w:eastAsia="宋体" w:cs="Times New Roman"/>
        </w:rPr>
        <w:t>并未</w:t>
      </w:r>
      <w:r w:rsidR="00AE2096" w:rsidRPr="007F7917">
        <w:rPr>
          <w:rFonts w:eastAsia="宋体" w:cs="Times New Roman"/>
        </w:rPr>
        <w:t>考虑电离层</w:t>
      </w:r>
      <w:r w:rsidR="00571A3C" w:rsidRPr="007F7917">
        <w:rPr>
          <w:rFonts w:eastAsia="宋体" w:cs="Times New Roman"/>
        </w:rPr>
        <w:t>延迟</w:t>
      </w:r>
      <w:r w:rsidR="00A11B4C">
        <w:rPr>
          <w:rFonts w:eastAsia="宋体" w:cs="Times New Roman" w:hint="eastAsia"/>
        </w:rPr>
        <w:t>影响</w:t>
      </w:r>
      <w:r w:rsidR="00AE2096" w:rsidRPr="007F7917">
        <w:rPr>
          <w:rFonts w:eastAsia="宋体" w:cs="Times New Roman"/>
        </w:rPr>
        <w:t>，</w:t>
      </w:r>
      <w:r w:rsidR="006A13B1" w:rsidRPr="007F7917">
        <w:rPr>
          <w:rFonts w:eastAsia="宋体" w:cs="Times New Roman"/>
        </w:rPr>
        <w:t>使得</w:t>
      </w:r>
      <w:r w:rsidR="004337FF" w:rsidRPr="007F7917">
        <w:rPr>
          <w:rFonts w:eastAsia="宋体" w:cs="Times New Roman"/>
        </w:rPr>
        <w:t>此</w:t>
      </w:r>
      <w:r w:rsidR="006A13B1" w:rsidRPr="007F7917">
        <w:rPr>
          <w:rFonts w:eastAsia="宋体" w:cs="Times New Roman"/>
        </w:rPr>
        <w:t>模型</w:t>
      </w:r>
      <w:r w:rsidR="00AE2096" w:rsidRPr="007F7917">
        <w:rPr>
          <w:rFonts w:eastAsia="宋体" w:cs="Times New Roman"/>
        </w:rPr>
        <w:t>仅能适用于电离层活动平静的短基线</w:t>
      </w:r>
      <w:r w:rsidR="00726022">
        <w:rPr>
          <w:rFonts w:eastAsia="宋体" w:cs="Times New Roman" w:hint="eastAsia"/>
        </w:rPr>
        <w:t>应用</w:t>
      </w:r>
      <w:r w:rsidR="00AE2096" w:rsidRPr="007F7917">
        <w:rPr>
          <w:rFonts w:eastAsia="宋体" w:cs="Times New Roman"/>
        </w:rPr>
        <w:t>领域</w:t>
      </w:r>
      <w:r w:rsidR="00316BC3" w:rsidRPr="00316BC3">
        <w:rPr>
          <w:rFonts w:eastAsia="宋体" w:cs="Times New Roman"/>
          <w:noProof/>
          <w:vertAlign w:val="superscript"/>
        </w:rPr>
        <w:t>[7-8]</w:t>
      </w:r>
      <w:r w:rsidR="00AE2096" w:rsidRPr="007F7917">
        <w:rPr>
          <w:rFonts w:eastAsia="宋体" w:cs="Times New Roman"/>
        </w:rPr>
        <w:t>。为了</w:t>
      </w:r>
      <w:r w:rsidR="00E76D37">
        <w:rPr>
          <w:rFonts w:eastAsia="宋体" w:cs="Times New Roman" w:hint="eastAsia"/>
        </w:rPr>
        <w:t>削弱</w:t>
      </w:r>
      <w:r w:rsidR="00AE2096" w:rsidRPr="007F7917">
        <w:rPr>
          <w:rFonts w:eastAsia="宋体" w:cs="Times New Roman"/>
        </w:rPr>
        <w:t>电离层</w:t>
      </w:r>
      <w:r w:rsidR="00571A3C" w:rsidRPr="007F7917">
        <w:rPr>
          <w:rFonts w:eastAsia="宋体" w:cs="Times New Roman"/>
        </w:rPr>
        <w:t>延迟</w:t>
      </w:r>
      <w:r w:rsidR="00AE2096" w:rsidRPr="007F7917">
        <w:rPr>
          <w:rFonts w:eastAsia="宋体" w:cs="Times New Roman"/>
        </w:rPr>
        <w:t>影响，</w:t>
      </w:r>
      <w:r w:rsidR="004F323F" w:rsidRPr="007F7917">
        <w:rPr>
          <w:rFonts w:eastAsia="宋体" w:cs="Times New Roman"/>
        </w:rPr>
        <w:t>出现了</w:t>
      </w:r>
      <w:r w:rsidR="00AE2096" w:rsidRPr="007F7917">
        <w:rPr>
          <w:rFonts w:eastAsia="宋体" w:cs="Times New Roman"/>
        </w:rPr>
        <w:t>几何无关</w:t>
      </w:r>
      <w:r w:rsidR="00AE2096" w:rsidRPr="007F7917">
        <w:rPr>
          <w:rFonts w:eastAsia="宋体" w:cs="Times New Roman"/>
        </w:rPr>
        <w:t>-</w:t>
      </w:r>
      <w:r w:rsidR="00AE2096" w:rsidRPr="007F7917">
        <w:rPr>
          <w:rFonts w:eastAsia="宋体" w:cs="Times New Roman"/>
        </w:rPr>
        <w:t>弱电离层</w:t>
      </w:r>
      <w:r w:rsidR="0014765B" w:rsidRPr="007F7917">
        <w:rPr>
          <w:rFonts w:eastAsia="宋体" w:cs="Times New Roman"/>
        </w:rPr>
        <w:t>(</w:t>
      </w:r>
      <w:r w:rsidR="00C65EAE">
        <w:rPr>
          <w:rFonts w:eastAsia="宋体" w:cs="Times New Roman"/>
        </w:rPr>
        <w:t>G</w:t>
      </w:r>
      <w:r w:rsidR="00AE2096" w:rsidRPr="007F7917">
        <w:rPr>
          <w:rFonts w:eastAsia="宋体" w:cs="Times New Roman"/>
        </w:rPr>
        <w:t>eometry-free and ionosphere-reduce</w:t>
      </w:r>
      <w:r w:rsidR="00B878F7" w:rsidRPr="007F7917">
        <w:rPr>
          <w:rFonts w:eastAsia="宋体" w:cs="Times New Roman"/>
        </w:rPr>
        <w:t>d</w:t>
      </w:r>
      <w:r w:rsidR="00AE2096" w:rsidRPr="007F7917">
        <w:rPr>
          <w:rFonts w:eastAsia="宋体" w:cs="Times New Roman"/>
        </w:rPr>
        <w:t>, GF-IR</w:t>
      </w:r>
      <w:r w:rsidR="0014765B" w:rsidRPr="007F7917">
        <w:rPr>
          <w:rFonts w:eastAsia="宋体" w:cs="Times New Roman"/>
        </w:rPr>
        <w:t>)</w:t>
      </w:r>
      <w:r w:rsidR="0039326D" w:rsidRPr="007F7917">
        <w:rPr>
          <w:rFonts w:eastAsia="宋体" w:cs="Times New Roman"/>
        </w:rPr>
        <w:t>与</w:t>
      </w:r>
      <w:r w:rsidR="00AE2096" w:rsidRPr="007F7917">
        <w:rPr>
          <w:rFonts w:eastAsia="宋体" w:cs="Times New Roman"/>
        </w:rPr>
        <w:t>几何无关</w:t>
      </w:r>
      <w:r w:rsidR="00AE2096" w:rsidRPr="007F7917">
        <w:rPr>
          <w:rFonts w:eastAsia="宋体" w:cs="Times New Roman"/>
        </w:rPr>
        <w:t>-</w:t>
      </w:r>
      <w:r w:rsidR="00AE2096" w:rsidRPr="007F7917">
        <w:rPr>
          <w:rFonts w:eastAsia="宋体" w:cs="Times New Roman"/>
        </w:rPr>
        <w:t>消电离层</w:t>
      </w:r>
      <w:r w:rsidR="0014765B" w:rsidRPr="007F7917">
        <w:rPr>
          <w:rFonts w:eastAsia="宋体" w:cs="Times New Roman"/>
        </w:rPr>
        <w:t>(</w:t>
      </w:r>
      <w:r w:rsidR="00C65EAE">
        <w:rPr>
          <w:rFonts w:eastAsia="宋体" w:cs="Times New Roman"/>
        </w:rPr>
        <w:t>G</w:t>
      </w:r>
      <w:r w:rsidR="00AE2096" w:rsidRPr="007F7917">
        <w:rPr>
          <w:rFonts w:eastAsia="宋体" w:cs="Times New Roman"/>
        </w:rPr>
        <w:t>eometry-free and ionosphere-free, GF-IF</w:t>
      </w:r>
      <w:r w:rsidR="0014765B" w:rsidRPr="007F7917">
        <w:rPr>
          <w:rFonts w:eastAsia="宋体" w:cs="Times New Roman"/>
        </w:rPr>
        <w:t>)</w:t>
      </w:r>
      <w:r w:rsidR="00AE2096" w:rsidRPr="007F7917">
        <w:rPr>
          <w:rFonts w:eastAsia="宋体" w:cs="Times New Roman"/>
        </w:rPr>
        <w:t>模型</w:t>
      </w:r>
      <w:r w:rsidR="005D6EA4" w:rsidRPr="007F7917">
        <w:rPr>
          <w:rFonts w:eastAsia="宋体" w:cs="Times New Roman"/>
        </w:rPr>
        <w:t>的研究</w:t>
      </w:r>
      <w:r w:rsidR="0094349A" w:rsidRPr="0094349A">
        <w:rPr>
          <w:rFonts w:eastAsia="宋体" w:cs="Times New Roman"/>
          <w:noProof/>
          <w:vertAlign w:val="superscript"/>
        </w:rPr>
        <w:t>[9]</w:t>
      </w:r>
      <w:r w:rsidR="002B71A5" w:rsidRPr="007F7917">
        <w:rPr>
          <w:rFonts w:eastAsia="宋体" w:cs="Times New Roman"/>
          <w:noProof/>
        </w:rPr>
        <w:t>。</w:t>
      </w:r>
      <w:r w:rsidR="00A11B4C">
        <w:rPr>
          <w:rFonts w:eastAsia="宋体" w:cs="Times New Roman" w:hint="eastAsia"/>
          <w:noProof/>
        </w:rPr>
        <w:t>这</w:t>
      </w:r>
      <w:r w:rsidR="002B71A5" w:rsidRPr="007F7917">
        <w:rPr>
          <w:rFonts w:eastAsia="宋体" w:cs="Times New Roman"/>
          <w:noProof/>
        </w:rPr>
        <w:t>两种模型</w:t>
      </w:r>
      <w:r w:rsidR="00686754" w:rsidRPr="007F7917">
        <w:rPr>
          <w:rFonts w:eastAsia="宋体" w:cs="Times New Roman"/>
          <w:noProof/>
        </w:rPr>
        <w:t>在</w:t>
      </w:r>
      <w:r w:rsidR="00AE2096" w:rsidRPr="007F7917">
        <w:rPr>
          <w:rFonts w:eastAsia="宋体" w:cs="Times New Roman"/>
        </w:rPr>
        <w:t>超宽巷</w:t>
      </w:r>
      <w:r w:rsidR="00AE2096" w:rsidRPr="007F7917">
        <w:rPr>
          <w:rFonts w:eastAsia="宋体" w:cs="Times New Roman"/>
        </w:rPr>
        <w:t>/</w:t>
      </w:r>
      <w:r w:rsidR="00AE2096" w:rsidRPr="007F7917">
        <w:rPr>
          <w:rFonts w:eastAsia="宋体" w:cs="Times New Roman"/>
        </w:rPr>
        <w:t>宽巷组合</w:t>
      </w:r>
      <w:r w:rsidR="00FF6E00" w:rsidRPr="007F7917">
        <w:rPr>
          <w:rFonts w:eastAsia="宋体" w:cs="Times New Roman"/>
        </w:rPr>
        <w:t>中，</w:t>
      </w:r>
      <w:r w:rsidR="00AE2096" w:rsidRPr="007F7917">
        <w:rPr>
          <w:rFonts w:eastAsia="宋体" w:cs="Times New Roman"/>
        </w:rPr>
        <w:t>凭借</w:t>
      </w:r>
      <w:r w:rsidR="002B71A5" w:rsidRPr="007F7917">
        <w:rPr>
          <w:rFonts w:eastAsia="宋体" w:cs="Times New Roman"/>
        </w:rPr>
        <w:t>波长噪声比的</w:t>
      </w:r>
      <w:r w:rsidR="00AE2096" w:rsidRPr="007F7917">
        <w:rPr>
          <w:rFonts w:eastAsia="宋体" w:cs="Times New Roman"/>
        </w:rPr>
        <w:t>优势，</w:t>
      </w:r>
      <w:r w:rsidR="00F21CD4" w:rsidRPr="007F7917">
        <w:rPr>
          <w:rFonts w:eastAsia="宋体" w:cs="Times New Roman"/>
        </w:rPr>
        <w:t>能够取得</w:t>
      </w:r>
      <w:r w:rsidR="00EF2CEB" w:rsidRPr="007F7917">
        <w:rPr>
          <w:rFonts w:eastAsia="宋体" w:cs="Times New Roman"/>
        </w:rPr>
        <w:t>较</w:t>
      </w:r>
      <w:r w:rsidR="008F3D5B" w:rsidRPr="007F7917">
        <w:rPr>
          <w:rFonts w:eastAsia="宋体" w:cs="Times New Roman"/>
        </w:rPr>
        <w:t>高的</w:t>
      </w:r>
      <w:r w:rsidR="002B71A5" w:rsidRPr="007F7917">
        <w:rPr>
          <w:rFonts w:eastAsia="宋体" w:cs="Times New Roman"/>
        </w:rPr>
        <w:t>模糊度解算</w:t>
      </w:r>
      <w:r w:rsidR="00A06126" w:rsidRPr="007F7917">
        <w:rPr>
          <w:rFonts w:eastAsia="宋体" w:cs="Times New Roman"/>
        </w:rPr>
        <w:t>可靠性</w:t>
      </w:r>
      <w:r w:rsidR="00A14E62" w:rsidRPr="00A14E62">
        <w:rPr>
          <w:rFonts w:eastAsia="宋体" w:cs="Times New Roman" w:hint="eastAsia"/>
          <w:vertAlign w:val="superscript"/>
        </w:rPr>
        <w:t>[</w:t>
      </w:r>
      <w:r w:rsidR="00A14E62" w:rsidRPr="00A14E62">
        <w:rPr>
          <w:rFonts w:eastAsia="宋体" w:cs="Times New Roman"/>
          <w:vertAlign w:val="superscript"/>
        </w:rPr>
        <w:t>10</w:t>
      </w:r>
      <w:r w:rsidR="00A14E62" w:rsidRPr="00A14E62">
        <w:rPr>
          <w:rFonts w:eastAsia="宋体" w:cs="Times New Roman" w:hint="eastAsia"/>
          <w:vertAlign w:val="superscript"/>
        </w:rPr>
        <w:t>]</w:t>
      </w:r>
      <w:r w:rsidR="008F3D5B" w:rsidRPr="007F7917">
        <w:rPr>
          <w:rFonts w:eastAsia="宋体" w:cs="Times New Roman"/>
        </w:rPr>
        <w:t>。</w:t>
      </w:r>
      <w:r w:rsidR="00F72BAC">
        <w:rPr>
          <w:rFonts w:eastAsia="宋体" w:cs="Times New Roman"/>
        </w:rPr>
        <w:t>但</w:t>
      </w:r>
      <w:r w:rsidR="00B619A8" w:rsidRPr="007F7917">
        <w:rPr>
          <w:rFonts w:eastAsia="宋体" w:cs="Times New Roman"/>
        </w:rPr>
        <w:t>对于</w:t>
      </w:r>
      <w:r w:rsidR="00AE2096" w:rsidRPr="007F7917">
        <w:rPr>
          <w:rFonts w:eastAsia="宋体" w:cs="Times New Roman"/>
        </w:rPr>
        <w:t>窄巷</w:t>
      </w:r>
      <w:r w:rsidR="00C74D1B">
        <w:rPr>
          <w:rFonts w:eastAsia="宋体" w:cs="Times New Roman" w:hint="eastAsia"/>
        </w:rPr>
        <w:t>组合</w:t>
      </w:r>
      <w:r w:rsidR="00B619A8" w:rsidRPr="007F7917">
        <w:rPr>
          <w:rFonts w:eastAsia="宋体" w:cs="Times New Roman"/>
        </w:rPr>
        <w:t>而言，</w:t>
      </w:r>
      <w:r w:rsidR="00D04A92">
        <w:rPr>
          <w:rFonts w:eastAsia="宋体" w:cs="Times New Roman" w:hint="eastAsia"/>
        </w:rPr>
        <w:t>存在</w:t>
      </w:r>
      <w:r w:rsidR="002B71A5" w:rsidRPr="007F7917">
        <w:rPr>
          <w:rFonts w:eastAsia="宋体" w:cs="Times New Roman"/>
        </w:rPr>
        <w:t>波长较短以及误差抑制能力不足等不利因素，</w:t>
      </w:r>
      <w:r w:rsidR="000F1E1F">
        <w:rPr>
          <w:rFonts w:eastAsia="宋体" w:cs="Times New Roman" w:hint="eastAsia"/>
        </w:rPr>
        <w:t>使得</w:t>
      </w:r>
      <w:r w:rsidR="00A54C30">
        <w:rPr>
          <w:rFonts w:eastAsia="宋体" w:cs="Times New Roman" w:hint="eastAsia"/>
        </w:rPr>
        <w:t>这</w:t>
      </w:r>
      <w:r w:rsidR="000F1B06" w:rsidRPr="007F7917">
        <w:rPr>
          <w:rFonts w:eastAsia="宋体" w:cs="Times New Roman"/>
        </w:rPr>
        <w:t>两种</w:t>
      </w:r>
      <w:r w:rsidR="002B71A5" w:rsidRPr="007F7917">
        <w:rPr>
          <w:rFonts w:eastAsia="宋体" w:cs="Times New Roman"/>
        </w:rPr>
        <w:t>模型</w:t>
      </w:r>
      <w:r w:rsidR="000F1E1F">
        <w:rPr>
          <w:rFonts w:eastAsia="宋体" w:cs="Times New Roman" w:hint="eastAsia"/>
        </w:rPr>
        <w:t>不</w:t>
      </w:r>
      <w:r w:rsidR="002B71A5" w:rsidRPr="007F7917">
        <w:rPr>
          <w:rFonts w:eastAsia="宋体" w:cs="Times New Roman"/>
        </w:rPr>
        <w:t>能很好解决电离层延迟对</w:t>
      </w:r>
      <w:r w:rsidR="00A11B4C">
        <w:rPr>
          <w:rFonts w:eastAsia="宋体" w:cs="Times New Roman"/>
        </w:rPr>
        <w:t>窄巷</w:t>
      </w:r>
      <w:r w:rsidR="002B71A5" w:rsidRPr="007F7917">
        <w:rPr>
          <w:rFonts w:eastAsia="宋体" w:cs="Times New Roman"/>
        </w:rPr>
        <w:t>模糊度解算</w:t>
      </w:r>
      <w:r w:rsidR="006D4C5D" w:rsidRPr="007F7917">
        <w:rPr>
          <w:rFonts w:eastAsia="宋体" w:cs="Times New Roman"/>
        </w:rPr>
        <w:t>可靠性</w:t>
      </w:r>
      <w:r w:rsidR="002B71A5" w:rsidRPr="007F7917">
        <w:rPr>
          <w:rFonts w:eastAsia="宋体" w:cs="Times New Roman"/>
        </w:rPr>
        <w:t>的影响</w:t>
      </w:r>
      <w:r w:rsidR="004C1A9E" w:rsidRPr="004C1A9E">
        <w:rPr>
          <w:rFonts w:eastAsia="宋体" w:cs="Times New Roman"/>
          <w:noProof/>
          <w:vertAlign w:val="superscript"/>
        </w:rPr>
        <w:t>[4-5]</w:t>
      </w:r>
      <w:r w:rsidR="004C1A9E">
        <w:rPr>
          <w:rFonts w:eastAsia="宋体" w:cs="Times New Roman" w:hint="eastAsia"/>
          <w:noProof/>
        </w:rPr>
        <w:t>。</w:t>
      </w:r>
    </w:p>
    <w:p w:rsidR="00AE2096" w:rsidRPr="007F7917" w:rsidRDefault="000E6742" w:rsidP="001861C6">
      <w:pPr>
        <w:spacing w:line="240" w:lineRule="auto"/>
        <w:ind w:firstLineChars="198" w:firstLine="416"/>
        <w:jc w:val="both"/>
        <w:rPr>
          <w:rFonts w:eastAsia="宋体" w:cs="Times New Roman"/>
          <w:color w:val="FF0000"/>
        </w:rPr>
      </w:pPr>
      <w:r w:rsidRPr="007F7917">
        <w:rPr>
          <w:rFonts w:eastAsia="宋体" w:cs="Times New Roman"/>
        </w:rPr>
        <w:t>基于</w:t>
      </w:r>
      <w:r w:rsidRPr="007F7917">
        <w:rPr>
          <w:rFonts w:eastAsia="宋体" w:cs="Times New Roman"/>
        </w:rPr>
        <w:t>GB</w:t>
      </w:r>
      <w:r w:rsidRPr="007F7917">
        <w:rPr>
          <w:rFonts w:eastAsia="宋体" w:cs="Times New Roman"/>
        </w:rPr>
        <w:t>模型的</w:t>
      </w:r>
      <w:r w:rsidR="00AE2096" w:rsidRPr="007F7917">
        <w:rPr>
          <w:rFonts w:eastAsia="宋体" w:cs="Times New Roman"/>
        </w:rPr>
        <w:t>MCAR</w:t>
      </w:r>
      <w:r w:rsidR="0099201F" w:rsidRPr="007F7917">
        <w:rPr>
          <w:rFonts w:eastAsia="宋体" w:cs="Times New Roman"/>
        </w:rPr>
        <w:t>方法</w:t>
      </w:r>
      <w:r w:rsidR="00D608ED" w:rsidRPr="007F7917">
        <w:rPr>
          <w:rFonts w:eastAsia="宋体" w:cs="Times New Roman"/>
        </w:rPr>
        <w:t>也得到了广泛的研究</w:t>
      </w:r>
      <w:r w:rsidR="00F56701" w:rsidRPr="00F56701">
        <w:rPr>
          <w:rFonts w:eastAsia="宋体" w:cs="Times New Roman" w:hint="eastAsia"/>
          <w:vertAlign w:val="superscript"/>
        </w:rPr>
        <w:t>[</w:t>
      </w:r>
      <w:r w:rsidR="00F56701" w:rsidRPr="00F56701">
        <w:rPr>
          <w:rFonts w:eastAsia="宋体" w:cs="Times New Roman"/>
          <w:vertAlign w:val="superscript"/>
        </w:rPr>
        <w:t>4</w:t>
      </w:r>
      <w:r w:rsidR="00F56701" w:rsidRPr="00F56701">
        <w:rPr>
          <w:rFonts w:eastAsia="宋体" w:cs="Times New Roman" w:hint="eastAsia"/>
          <w:vertAlign w:val="superscript"/>
        </w:rPr>
        <w:t>]</w:t>
      </w:r>
      <w:r w:rsidR="00AE2096" w:rsidRPr="007F7917">
        <w:rPr>
          <w:rFonts w:eastAsia="宋体" w:cs="Times New Roman"/>
        </w:rPr>
        <w:t>，</w:t>
      </w:r>
      <w:r w:rsidR="00D608ED" w:rsidRPr="007F7917">
        <w:rPr>
          <w:rFonts w:eastAsia="宋体" w:cs="Times New Roman"/>
        </w:rPr>
        <w:t>与</w:t>
      </w:r>
      <w:r w:rsidR="00D608ED" w:rsidRPr="007F7917">
        <w:rPr>
          <w:rFonts w:eastAsia="宋体" w:cs="Times New Roman"/>
        </w:rPr>
        <w:t>GF</w:t>
      </w:r>
      <w:r w:rsidR="00D608ED" w:rsidRPr="007F7917">
        <w:rPr>
          <w:rFonts w:eastAsia="宋体" w:cs="Times New Roman"/>
        </w:rPr>
        <w:t>模型相类似，电离层延迟</w:t>
      </w:r>
      <w:r w:rsidR="0002437F" w:rsidRPr="007F7917">
        <w:rPr>
          <w:rFonts w:eastAsia="宋体" w:cs="Times New Roman"/>
        </w:rPr>
        <w:t>依然</w:t>
      </w:r>
      <w:r w:rsidR="00503343" w:rsidRPr="007F7917">
        <w:rPr>
          <w:rFonts w:eastAsia="宋体" w:cs="Times New Roman"/>
        </w:rPr>
        <w:t>是</w:t>
      </w:r>
      <w:r w:rsidR="0002437F" w:rsidRPr="007F7917">
        <w:rPr>
          <w:rFonts w:eastAsia="宋体" w:cs="Times New Roman"/>
        </w:rPr>
        <w:t>影响</w:t>
      </w:r>
      <w:r w:rsidR="00AE2096" w:rsidRPr="007F7917">
        <w:rPr>
          <w:rFonts w:eastAsia="宋体" w:cs="Times New Roman"/>
        </w:rPr>
        <w:t>GB</w:t>
      </w:r>
      <w:r w:rsidR="00AE2096" w:rsidRPr="007F7917">
        <w:rPr>
          <w:rFonts w:eastAsia="宋体" w:cs="Times New Roman"/>
        </w:rPr>
        <w:t>模型</w:t>
      </w:r>
      <w:r w:rsidR="0002437F" w:rsidRPr="007F7917">
        <w:rPr>
          <w:rFonts w:eastAsia="宋体" w:cs="Times New Roman"/>
        </w:rPr>
        <w:t>的主要</w:t>
      </w:r>
      <w:r w:rsidR="00AE2096" w:rsidRPr="007F7917">
        <w:rPr>
          <w:rFonts w:eastAsia="宋体" w:cs="Times New Roman"/>
        </w:rPr>
        <w:t>误差源之一。</w:t>
      </w:r>
      <w:r w:rsidR="00D608ED" w:rsidRPr="007F7917">
        <w:rPr>
          <w:rFonts w:eastAsia="宋体" w:cs="Times New Roman"/>
        </w:rPr>
        <w:t>为此，</w:t>
      </w:r>
      <w:r w:rsidR="00F56701">
        <w:rPr>
          <w:rFonts w:eastAsia="宋体" w:cs="Times New Roman" w:hint="eastAsia"/>
        </w:rPr>
        <w:t>文献</w:t>
      </w:r>
      <w:r w:rsidR="00F56701">
        <w:rPr>
          <w:rFonts w:eastAsia="宋体" w:cs="Times New Roman" w:hint="eastAsia"/>
        </w:rPr>
        <w:t>[</w:t>
      </w:r>
      <w:r w:rsidR="00F56701">
        <w:rPr>
          <w:rFonts w:eastAsia="宋体" w:cs="Times New Roman"/>
        </w:rPr>
        <w:t>4</w:t>
      </w:r>
      <w:r w:rsidR="00F56701">
        <w:rPr>
          <w:rFonts w:eastAsia="宋体" w:cs="Times New Roman" w:hint="eastAsia"/>
        </w:rPr>
        <w:t>]</w:t>
      </w:r>
      <w:r w:rsidR="00F962A3" w:rsidRPr="007F7917">
        <w:rPr>
          <w:rFonts w:eastAsia="宋体" w:cs="Times New Roman"/>
          <w:noProof/>
        </w:rPr>
        <w:t>提出通过构造</w:t>
      </w:r>
      <w:r w:rsidR="00EA107C" w:rsidRPr="007F7917">
        <w:rPr>
          <w:rFonts w:eastAsia="宋体" w:cs="Times New Roman"/>
        </w:rPr>
        <w:t>几何相关</w:t>
      </w:r>
      <w:r w:rsidR="00EA107C" w:rsidRPr="007F7917">
        <w:rPr>
          <w:rFonts w:eastAsia="宋体" w:cs="Times New Roman"/>
        </w:rPr>
        <w:t>-</w:t>
      </w:r>
      <w:r w:rsidR="00EA107C" w:rsidRPr="007F7917">
        <w:rPr>
          <w:rFonts w:eastAsia="宋体" w:cs="Times New Roman"/>
        </w:rPr>
        <w:t>弱电离层</w:t>
      </w:r>
      <w:r w:rsidR="00EA107C" w:rsidRPr="007F7917">
        <w:rPr>
          <w:rFonts w:eastAsia="宋体" w:cs="Times New Roman"/>
        </w:rPr>
        <w:t xml:space="preserve">(Geometry-based </w:t>
      </w:r>
      <w:r w:rsidRPr="007F7917">
        <w:rPr>
          <w:rFonts w:eastAsia="宋体" w:cs="Times New Roman"/>
        </w:rPr>
        <w:t xml:space="preserve">and </w:t>
      </w:r>
      <w:r w:rsidR="00EA107C" w:rsidRPr="007F7917">
        <w:rPr>
          <w:rFonts w:eastAsia="宋体" w:cs="Times New Roman"/>
        </w:rPr>
        <w:t>ionosphere-reduce</w:t>
      </w:r>
      <w:r w:rsidR="00B878F7" w:rsidRPr="007F7917">
        <w:rPr>
          <w:rFonts w:eastAsia="宋体" w:cs="Times New Roman"/>
        </w:rPr>
        <w:t>d</w:t>
      </w:r>
      <w:r w:rsidR="00EA107C" w:rsidRPr="007F7917">
        <w:rPr>
          <w:rFonts w:eastAsia="宋体" w:cs="Times New Roman"/>
        </w:rPr>
        <w:t>, GB-IR)</w:t>
      </w:r>
      <w:r w:rsidR="00AE2096" w:rsidRPr="007F7917">
        <w:rPr>
          <w:rFonts w:eastAsia="宋体" w:cs="Times New Roman"/>
        </w:rPr>
        <w:t>模型</w:t>
      </w:r>
      <w:r w:rsidR="00936A3D" w:rsidRPr="007F7917">
        <w:rPr>
          <w:rFonts w:eastAsia="宋体" w:cs="Times New Roman"/>
        </w:rPr>
        <w:t>来</w:t>
      </w:r>
      <w:r w:rsidR="00DD0DAD" w:rsidRPr="007F7917">
        <w:rPr>
          <w:rFonts w:eastAsia="宋体" w:cs="Times New Roman"/>
        </w:rPr>
        <w:t>削弱</w:t>
      </w:r>
      <w:r w:rsidR="00AE2096" w:rsidRPr="007F7917">
        <w:rPr>
          <w:rFonts w:eastAsia="宋体" w:cs="Times New Roman"/>
        </w:rPr>
        <w:t>电离层</w:t>
      </w:r>
      <w:r w:rsidR="00571A3C" w:rsidRPr="007F7917">
        <w:rPr>
          <w:rFonts w:eastAsia="宋体" w:cs="Times New Roman"/>
        </w:rPr>
        <w:t>延迟</w:t>
      </w:r>
      <w:r w:rsidR="009A6C60" w:rsidRPr="007F7917">
        <w:rPr>
          <w:rFonts w:eastAsia="宋体" w:cs="Times New Roman"/>
        </w:rPr>
        <w:t>的</w:t>
      </w:r>
      <w:r w:rsidR="00AE2096" w:rsidRPr="007F7917">
        <w:rPr>
          <w:rFonts w:eastAsia="宋体" w:cs="Times New Roman"/>
        </w:rPr>
        <w:t>影响，</w:t>
      </w:r>
      <w:r w:rsidR="00936A3D" w:rsidRPr="007F7917">
        <w:rPr>
          <w:rFonts w:eastAsia="宋体" w:cs="Times New Roman"/>
        </w:rPr>
        <w:t>但是模型所残余的</w:t>
      </w:r>
      <w:r w:rsidR="00AE2096" w:rsidRPr="007F7917">
        <w:rPr>
          <w:rFonts w:eastAsia="宋体" w:cs="Times New Roman"/>
        </w:rPr>
        <w:t>电离层</w:t>
      </w:r>
      <w:r w:rsidR="00936A3D" w:rsidRPr="007F7917">
        <w:rPr>
          <w:rFonts w:eastAsia="宋体" w:cs="Times New Roman"/>
        </w:rPr>
        <w:t>延迟</w:t>
      </w:r>
      <w:r w:rsidR="00E74BCB" w:rsidRPr="007F7917">
        <w:rPr>
          <w:rFonts w:eastAsia="宋体" w:cs="Times New Roman"/>
        </w:rPr>
        <w:t>分量</w:t>
      </w:r>
      <w:r w:rsidR="00F962A3" w:rsidRPr="007F7917">
        <w:rPr>
          <w:rFonts w:eastAsia="宋体" w:cs="Times New Roman"/>
        </w:rPr>
        <w:t>将会成为</w:t>
      </w:r>
      <w:r w:rsidR="00AE2096" w:rsidRPr="007F7917">
        <w:rPr>
          <w:rFonts w:eastAsia="宋体" w:cs="Times New Roman"/>
        </w:rPr>
        <w:t>影响</w:t>
      </w:r>
      <w:r w:rsidR="009A555D" w:rsidRPr="007F7917">
        <w:rPr>
          <w:rFonts w:eastAsia="宋体" w:cs="Times New Roman"/>
        </w:rPr>
        <w:t>模糊度解算可靠性</w:t>
      </w:r>
      <w:r w:rsidR="00AE2096" w:rsidRPr="007F7917">
        <w:rPr>
          <w:rFonts w:eastAsia="宋体" w:cs="Times New Roman"/>
        </w:rPr>
        <w:t>的潜在威胁。</w:t>
      </w:r>
      <w:r w:rsidR="00F56701">
        <w:rPr>
          <w:rFonts w:eastAsia="宋体" w:cs="Times New Roman" w:hint="eastAsia"/>
        </w:rPr>
        <w:t>文献</w:t>
      </w:r>
      <w:r w:rsidR="00F56701">
        <w:rPr>
          <w:rFonts w:eastAsia="宋体" w:cs="Times New Roman" w:hint="eastAsia"/>
          <w:noProof/>
        </w:rPr>
        <w:t>[</w:t>
      </w:r>
      <w:r w:rsidR="00F56701">
        <w:rPr>
          <w:rFonts w:eastAsia="宋体" w:cs="Times New Roman"/>
          <w:noProof/>
        </w:rPr>
        <w:t>10</w:t>
      </w:r>
      <w:r w:rsidR="00F56701">
        <w:rPr>
          <w:rFonts w:eastAsia="宋体" w:cs="Times New Roman" w:hint="eastAsia"/>
          <w:noProof/>
        </w:rPr>
        <w:t>]</w:t>
      </w:r>
      <w:r w:rsidR="00AE2096" w:rsidRPr="007F7917">
        <w:rPr>
          <w:rFonts w:eastAsia="宋体" w:cs="Times New Roman"/>
        </w:rPr>
        <w:t>和</w:t>
      </w:r>
      <w:r w:rsidR="00F56701">
        <w:rPr>
          <w:rFonts w:eastAsia="宋体" w:cs="Times New Roman"/>
          <w:noProof/>
        </w:rPr>
        <w:t>[11]</w:t>
      </w:r>
      <w:r w:rsidR="005D0E8C" w:rsidRPr="007F7917">
        <w:rPr>
          <w:rFonts w:eastAsia="宋体" w:cs="Times New Roman"/>
          <w:noProof/>
        </w:rPr>
        <w:t>开展了</w:t>
      </w:r>
      <w:r w:rsidR="00504422" w:rsidRPr="007F7917">
        <w:rPr>
          <w:rFonts w:eastAsia="宋体" w:cs="Times New Roman"/>
          <w:noProof/>
        </w:rPr>
        <w:t>基于</w:t>
      </w:r>
      <w:r w:rsidR="00E2609A" w:rsidRPr="007F7917">
        <w:rPr>
          <w:rFonts w:eastAsia="宋体" w:cs="Times New Roman"/>
          <w:noProof/>
        </w:rPr>
        <w:t>GB</w:t>
      </w:r>
      <w:r w:rsidR="00E2609A" w:rsidRPr="007F7917">
        <w:rPr>
          <w:rFonts w:eastAsia="宋体" w:cs="Times New Roman"/>
          <w:noProof/>
        </w:rPr>
        <w:t>模型</w:t>
      </w:r>
      <w:r w:rsidR="005D0E8C" w:rsidRPr="007F7917">
        <w:rPr>
          <w:rFonts w:eastAsia="宋体" w:cs="Times New Roman"/>
          <w:noProof/>
        </w:rPr>
        <w:t>的</w:t>
      </w:r>
      <w:r w:rsidR="00AE2096" w:rsidRPr="007F7917">
        <w:rPr>
          <w:rFonts w:eastAsia="宋体" w:cs="Times New Roman"/>
        </w:rPr>
        <w:t>倾斜电离层</w:t>
      </w:r>
      <w:r w:rsidR="00571A3C" w:rsidRPr="007F7917">
        <w:rPr>
          <w:rFonts w:eastAsia="宋体" w:cs="Times New Roman"/>
        </w:rPr>
        <w:t>延迟</w:t>
      </w:r>
      <w:r w:rsidR="00E2609A" w:rsidRPr="007F7917">
        <w:rPr>
          <w:rFonts w:eastAsia="宋体" w:cs="Times New Roman"/>
        </w:rPr>
        <w:t>估计</w:t>
      </w:r>
      <w:r w:rsidR="00F07E6C" w:rsidRPr="007F7917">
        <w:rPr>
          <w:rFonts w:eastAsia="宋体" w:cs="Times New Roman"/>
        </w:rPr>
        <w:t>算法</w:t>
      </w:r>
      <w:r w:rsidR="005D0E8C" w:rsidRPr="007F7917">
        <w:rPr>
          <w:rFonts w:eastAsia="宋体" w:cs="Times New Roman"/>
        </w:rPr>
        <w:t>研究</w:t>
      </w:r>
      <w:r w:rsidR="00AE2096" w:rsidRPr="007F7917">
        <w:rPr>
          <w:rFonts w:eastAsia="宋体" w:cs="Times New Roman"/>
        </w:rPr>
        <w:t>，</w:t>
      </w:r>
      <w:r w:rsidR="00F07E6C" w:rsidRPr="007F7917">
        <w:rPr>
          <w:rFonts w:eastAsia="宋体" w:cs="Times New Roman"/>
        </w:rPr>
        <w:t>其目的是较好的</w:t>
      </w:r>
      <w:r w:rsidR="00AE2096" w:rsidRPr="007F7917">
        <w:rPr>
          <w:rFonts w:eastAsia="宋体" w:cs="Times New Roman"/>
        </w:rPr>
        <w:t>补偿电离层</w:t>
      </w:r>
      <w:r w:rsidR="00571A3C" w:rsidRPr="007F7917">
        <w:rPr>
          <w:rFonts w:eastAsia="宋体" w:cs="Times New Roman"/>
        </w:rPr>
        <w:t>延迟</w:t>
      </w:r>
      <w:r w:rsidR="000A6722" w:rsidRPr="007F7917">
        <w:rPr>
          <w:rFonts w:eastAsia="宋体" w:cs="Times New Roman"/>
        </w:rPr>
        <w:t>分量</w:t>
      </w:r>
      <w:r w:rsidR="00AE2096" w:rsidRPr="007F7917">
        <w:rPr>
          <w:rFonts w:eastAsia="宋体" w:cs="Times New Roman"/>
        </w:rPr>
        <w:t>。但考虑到电离层具有时空不规律特性</w:t>
      </w:r>
      <w:r w:rsidR="00F56701" w:rsidRPr="00F56701">
        <w:rPr>
          <w:rFonts w:eastAsia="宋体" w:cs="Times New Roman" w:hint="eastAsia"/>
          <w:vertAlign w:val="superscript"/>
        </w:rPr>
        <w:t>[</w:t>
      </w:r>
      <w:r w:rsidR="00F56701" w:rsidRPr="00F56701">
        <w:rPr>
          <w:rFonts w:eastAsia="宋体" w:cs="Times New Roman"/>
          <w:vertAlign w:val="superscript"/>
        </w:rPr>
        <w:t>12</w:t>
      </w:r>
      <w:r w:rsidR="00F56701" w:rsidRPr="00F56701">
        <w:rPr>
          <w:rFonts w:eastAsia="宋体" w:cs="Times New Roman" w:hint="eastAsia"/>
          <w:vertAlign w:val="superscript"/>
        </w:rPr>
        <w:t>]</w:t>
      </w:r>
      <w:r w:rsidR="00577501" w:rsidRPr="007F7917">
        <w:rPr>
          <w:rFonts w:eastAsia="宋体" w:cs="Times New Roman"/>
        </w:rPr>
        <w:t>，</w:t>
      </w:r>
      <w:r w:rsidR="004471DC" w:rsidRPr="007F7917">
        <w:rPr>
          <w:rFonts w:eastAsia="宋体" w:cs="Times New Roman"/>
        </w:rPr>
        <w:t>所</w:t>
      </w:r>
      <w:r w:rsidR="00577501" w:rsidRPr="007F7917">
        <w:rPr>
          <w:rFonts w:eastAsia="宋体" w:cs="Times New Roman"/>
        </w:rPr>
        <w:t>建立的电离层</w:t>
      </w:r>
      <w:r w:rsidR="00AE2096" w:rsidRPr="007F7917">
        <w:rPr>
          <w:rFonts w:eastAsia="宋体" w:cs="Times New Roman"/>
        </w:rPr>
        <w:t>函数</w:t>
      </w:r>
      <w:r w:rsidR="00064E8C" w:rsidRPr="007F7917">
        <w:rPr>
          <w:rFonts w:eastAsia="宋体" w:cs="Times New Roman"/>
        </w:rPr>
        <w:t>模型</w:t>
      </w:r>
      <w:r w:rsidR="00AE2096" w:rsidRPr="007F7917">
        <w:rPr>
          <w:rFonts w:eastAsia="宋体" w:cs="Times New Roman"/>
        </w:rPr>
        <w:t>与随机模型难以</w:t>
      </w:r>
      <w:r w:rsidR="004471DC" w:rsidRPr="007F7917">
        <w:rPr>
          <w:rFonts w:eastAsia="宋体" w:cs="Times New Roman"/>
        </w:rPr>
        <w:t>实施</w:t>
      </w:r>
      <w:r w:rsidR="00AE2096" w:rsidRPr="007F7917">
        <w:rPr>
          <w:rFonts w:eastAsia="宋体" w:cs="Times New Roman"/>
        </w:rPr>
        <w:t>准确匹配，</w:t>
      </w:r>
      <w:r w:rsidR="00FD1504" w:rsidRPr="007F7917">
        <w:rPr>
          <w:rFonts w:eastAsia="宋体" w:cs="Times New Roman"/>
        </w:rPr>
        <w:t>造成</w:t>
      </w:r>
      <w:r w:rsidR="00801156" w:rsidRPr="007F7917">
        <w:rPr>
          <w:rFonts w:eastAsia="宋体" w:cs="Times New Roman"/>
        </w:rPr>
        <w:t>的</w:t>
      </w:r>
      <w:r w:rsidR="004471DC" w:rsidRPr="007F7917">
        <w:rPr>
          <w:rFonts w:eastAsia="宋体" w:cs="Times New Roman"/>
        </w:rPr>
        <w:t>模型偏差</w:t>
      </w:r>
      <w:r w:rsidR="00FD1504">
        <w:rPr>
          <w:rFonts w:eastAsia="宋体" w:cs="Times New Roman" w:hint="eastAsia"/>
        </w:rPr>
        <w:t>将会</w:t>
      </w:r>
      <w:r w:rsidR="009A6C60" w:rsidRPr="007F7917">
        <w:rPr>
          <w:rFonts w:eastAsia="宋体" w:cs="Times New Roman"/>
        </w:rPr>
        <w:t>影响模糊度解算的</w:t>
      </w:r>
      <w:r w:rsidR="004D527D" w:rsidRPr="007F7917">
        <w:rPr>
          <w:rFonts w:eastAsia="宋体" w:cs="Times New Roman"/>
        </w:rPr>
        <w:t>可靠性</w:t>
      </w:r>
      <w:r w:rsidR="009A6C60" w:rsidRPr="007F7917">
        <w:rPr>
          <w:rFonts w:eastAsia="宋体" w:cs="Times New Roman"/>
        </w:rPr>
        <w:t>。</w:t>
      </w:r>
      <w:r w:rsidR="00EC296F" w:rsidRPr="007F7917">
        <w:rPr>
          <w:rFonts w:eastAsia="宋体" w:cs="Times New Roman"/>
        </w:rPr>
        <w:t>目前看来，</w:t>
      </w:r>
      <w:r w:rsidR="00F93A5F" w:rsidRPr="007F7917">
        <w:rPr>
          <w:rFonts w:eastAsia="宋体" w:cs="Times New Roman"/>
        </w:rPr>
        <w:t>在解决电离层</w:t>
      </w:r>
      <w:r w:rsidR="00571A3C" w:rsidRPr="007F7917">
        <w:rPr>
          <w:rFonts w:eastAsia="宋体" w:cs="Times New Roman"/>
        </w:rPr>
        <w:t>延迟</w:t>
      </w:r>
      <w:r w:rsidR="00F93A5F" w:rsidRPr="007F7917">
        <w:rPr>
          <w:rFonts w:eastAsia="宋体" w:cs="Times New Roman"/>
        </w:rPr>
        <w:t>方面，</w:t>
      </w:r>
      <w:r w:rsidR="004036BD">
        <w:rPr>
          <w:rFonts w:eastAsia="宋体" w:cs="Times New Roman"/>
        </w:rPr>
        <w:t>考虑到弱电离层或者电离层延迟估计方法所受到的限制，另外一种</w:t>
      </w:r>
      <w:r w:rsidR="00C52FA3">
        <w:rPr>
          <w:rFonts w:eastAsia="宋体" w:cs="Times New Roman" w:hint="eastAsia"/>
        </w:rPr>
        <w:t>可以</w:t>
      </w:r>
      <w:r w:rsidR="00202716" w:rsidRPr="007F7917">
        <w:rPr>
          <w:rFonts w:eastAsia="宋体" w:cs="Times New Roman"/>
        </w:rPr>
        <w:t>考虑</w:t>
      </w:r>
      <w:r w:rsidR="00F93A5F" w:rsidRPr="007F7917">
        <w:rPr>
          <w:rFonts w:eastAsia="宋体" w:cs="Times New Roman"/>
        </w:rPr>
        <w:t>的</w:t>
      </w:r>
      <w:r w:rsidR="00AE2096" w:rsidRPr="007F7917">
        <w:rPr>
          <w:rFonts w:eastAsia="宋体" w:cs="Times New Roman"/>
        </w:rPr>
        <w:t>手段是构造</w:t>
      </w:r>
      <w:r w:rsidR="003D3838" w:rsidRPr="007F7917">
        <w:rPr>
          <w:rFonts w:eastAsia="宋体" w:cs="Times New Roman"/>
        </w:rPr>
        <w:t>几何相关</w:t>
      </w:r>
      <w:r w:rsidR="003D3838" w:rsidRPr="007F7917">
        <w:rPr>
          <w:rFonts w:eastAsia="宋体" w:cs="Times New Roman"/>
        </w:rPr>
        <w:t>-</w:t>
      </w:r>
      <w:r w:rsidR="003D3838" w:rsidRPr="007F7917">
        <w:rPr>
          <w:rFonts w:eastAsia="宋体" w:cs="Times New Roman"/>
        </w:rPr>
        <w:t>消电离层</w:t>
      </w:r>
      <w:r w:rsidR="003D3838" w:rsidRPr="007F7917">
        <w:rPr>
          <w:rFonts w:eastAsia="宋体" w:cs="Times New Roman"/>
        </w:rPr>
        <w:t>(Geometry-based</w:t>
      </w:r>
      <w:r w:rsidR="00380C0F" w:rsidRPr="007F7917">
        <w:rPr>
          <w:rFonts w:eastAsia="宋体" w:cs="Times New Roman"/>
        </w:rPr>
        <w:t xml:space="preserve"> and</w:t>
      </w:r>
      <w:r w:rsidR="003D3838" w:rsidRPr="007F7917">
        <w:rPr>
          <w:rFonts w:eastAsia="宋体" w:cs="Times New Roman"/>
        </w:rPr>
        <w:t xml:space="preserve"> ionosphere-free</w:t>
      </w:r>
      <w:r w:rsidR="00B3673B" w:rsidRPr="007F7917">
        <w:rPr>
          <w:rFonts w:eastAsia="宋体" w:cs="Times New Roman"/>
        </w:rPr>
        <w:t>, GB-IF</w:t>
      </w:r>
      <w:r w:rsidR="003D3838" w:rsidRPr="007F7917">
        <w:rPr>
          <w:rFonts w:eastAsia="宋体" w:cs="Times New Roman"/>
        </w:rPr>
        <w:t>)</w:t>
      </w:r>
      <w:r w:rsidR="00AE2096" w:rsidRPr="007F7917">
        <w:rPr>
          <w:rFonts w:eastAsia="宋体" w:cs="Times New Roman"/>
        </w:rPr>
        <w:t>组合，</w:t>
      </w:r>
      <w:r w:rsidR="00DD5FCD">
        <w:rPr>
          <w:rFonts w:eastAsia="宋体" w:cs="Times New Roman" w:hint="eastAsia"/>
        </w:rPr>
        <w:t>直接</w:t>
      </w:r>
      <w:r w:rsidR="00FD1504">
        <w:rPr>
          <w:rFonts w:eastAsia="宋体" w:cs="Times New Roman" w:hint="eastAsia"/>
        </w:rPr>
        <w:t>消除</w:t>
      </w:r>
      <w:r w:rsidR="00660130" w:rsidRPr="007F7917">
        <w:rPr>
          <w:rFonts w:eastAsia="宋体" w:cs="Times New Roman"/>
        </w:rPr>
        <w:t>电离层延迟影响</w:t>
      </w:r>
      <w:r w:rsidR="00F56701" w:rsidRPr="00F56701">
        <w:rPr>
          <w:rFonts w:eastAsia="宋体" w:cs="Times New Roman"/>
          <w:vertAlign w:val="superscript"/>
        </w:rPr>
        <w:t>[13]</w:t>
      </w:r>
      <w:r w:rsidR="00660130" w:rsidRPr="007F7917">
        <w:rPr>
          <w:rFonts w:eastAsia="宋体" w:cs="Times New Roman"/>
        </w:rPr>
        <w:t>。</w:t>
      </w:r>
      <w:r w:rsidR="00503343" w:rsidRPr="007F7917">
        <w:rPr>
          <w:rFonts w:eastAsia="宋体" w:cs="Times New Roman"/>
        </w:rPr>
        <w:t>因此，</w:t>
      </w:r>
      <w:r w:rsidR="000439E6" w:rsidRPr="007F7917">
        <w:rPr>
          <w:rFonts w:eastAsia="宋体" w:cs="Times New Roman"/>
        </w:rPr>
        <w:t>基于以上分析，</w:t>
      </w:r>
      <w:r w:rsidR="00AE2096" w:rsidRPr="007F7917">
        <w:rPr>
          <w:rFonts w:eastAsia="宋体" w:cs="Times New Roman"/>
        </w:rPr>
        <w:t>本文提出一种</w:t>
      </w:r>
      <w:r w:rsidR="00357C27" w:rsidRPr="007F7917">
        <w:rPr>
          <w:rFonts w:eastAsia="宋体" w:cs="Times New Roman"/>
        </w:rPr>
        <w:t>新的</w:t>
      </w:r>
      <w:r w:rsidR="00AE2096" w:rsidRPr="007F7917">
        <w:rPr>
          <w:rFonts w:eastAsia="宋体" w:cs="Times New Roman"/>
        </w:rPr>
        <w:t>MCAR</w:t>
      </w:r>
      <w:r w:rsidR="00AE2096" w:rsidRPr="007F7917">
        <w:rPr>
          <w:rFonts w:eastAsia="宋体" w:cs="Times New Roman"/>
        </w:rPr>
        <w:t>方法，</w:t>
      </w:r>
      <w:r w:rsidR="003304C8" w:rsidRPr="007F7917">
        <w:rPr>
          <w:rFonts w:eastAsia="宋体" w:cs="Times New Roman"/>
        </w:rPr>
        <w:t>利用模型等价性原理构建</w:t>
      </w:r>
      <w:r w:rsidR="003304C8" w:rsidRPr="007F7917">
        <w:rPr>
          <w:rFonts w:eastAsia="宋体" w:cs="Times New Roman"/>
        </w:rPr>
        <w:t>GB-</w:t>
      </w:r>
      <w:r w:rsidR="003304C8" w:rsidRPr="007F7917">
        <w:rPr>
          <w:rFonts w:eastAsia="宋体" w:cs="Times New Roman"/>
        </w:rPr>
        <w:lastRenderedPageBreak/>
        <w:t>IF</w:t>
      </w:r>
      <w:r w:rsidR="003304C8" w:rsidRPr="007F7917">
        <w:rPr>
          <w:rFonts w:eastAsia="宋体" w:cs="Times New Roman"/>
        </w:rPr>
        <w:t>模型，消除电离层延迟影响；同时</w:t>
      </w:r>
      <w:r w:rsidR="00CA33E1">
        <w:rPr>
          <w:rFonts w:eastAsia="宋体" w:cs="Times New Roman" w:hint="eastAsia"/>
        </w:rPr>
        <w:t>凭借</w:t>
      </w:r>
      <w:r w:rsidR="003304C8" w:rsidRPr="007F7917">
        <w:rPr>
          <w:rFonts w:eastAsia="宋体" w:cs="Times New Roman"/>
        </w:rPr>
        <w:t>能够可靠解算的</w:t>
      </w:r>
      <w:r w:rsidR="00A11B4C">
        <w:rPr>
          <w:rFonts w:eastAsia="宋体" w:cs="Times New Roman"/>
        </w:rPr>
        <w:t>超宽巷</w:t>
      </w:r>
      <w:r w:rsidR="003304C8" w:rsidRPr="007F7917">
        <w:rPr>
          <w:rFonts w:eastAsia="宋体" w:cs="Times New Roman"/>
        </w:rPr>
        <w:t>/</w:t>
      </w:r>
      <w:r w:rsidR="00A11B4C">
        <w:rPr>
          <w:rFonts w:eastAsia="宋体" w:cs="Times New Roman"/>
        </w:rPr>
        <w:t>宽巷</w:t>
      </w:r>
      <w:r w:rsidR="003304C8" w:rsidRPr="007F7917">
        <w:rPr>
          <w:rFonts w:eastAsia="宋体" w:cs="Times New Roman"/>
        </w:rPr>
        <w:t>模糊度形成线性约束，</w:t>
      </w:r>
      <w:r w:rsidR="000C10C6" w:rsidRPr="007F7917">
        <w:rPr>
          <w:rFonts w:eastAsia="宋体" w:cs="Times New Roman"/>
        </w:rPr>
        <w:t>改善</w:t>
      </w:r>
      <w:r w:rsidR="00A11B4C">
        <w:rPr>
          <w:rFonts w:eastAsia="宋体" w:cs="Times New Roman"/>
        </w:rPr>
        <w:t>窄巷</w:t>
      </w:r>
      <w:r w:rsidR="003304C8" w:rsidRPr="007F7917">
        <w:rPr>
          <w:rFonts w:eastAsia="宋体" w:cs="Times New Roman"/>
        </w:rPr>
        <w:t>模糊度解算模型</w:t>
      </w:r>
      <w:r w:rsidR="001375E6">
        <w:rPr>
          <w:rFonts w:eastAsia="宋体" w:cs="Times New Roman" w:hint="eastAsia"/>
        </w:rPr>
        <w:t>的</w:t>
      </w:r>
      <w:r w:rsidR="003304C8" w:rsidRPr="007F7917">
        <w:rPr>
          <w:rFonts w:eastAsia="宋体" w:cs="Times New Roman"/>
        </w:rPr>
        <w:t>强度，</w:t>
      </w:r>
      <w:r w:rsidR="00440837" w:rsidRPr="007F7917">
        <w:rPr>
          <w:rFonts w:eastAsia="宋体" w:cs="Times New Roman"/>
        </w:rPr>
        <w:t>最终构建基于模糊度线性约束的</w:t>
      </w:r>
      <w:r w:rsidR="00440837" w:rsidRPr="007F7917">
        <w:rPr>
          <w:rFonts w:eastAsia="宋体" w:cs="Times New Roman"/>
        </w:rPr>
        <w:t>GB-IF</w:t>
      </w:r>
      <w:r w:rsidR="00440837" w:rsidRPr="007F7917">
        <w:rPr>
          <w:rFonts w:eastAsia="宋体" w:cs="Times New Roman"/>
        </w:rPr>
        <w:t>模糊度解算模型，提升</w:t>
      </w:r>
      <w:r w:rsidR="00A11B4C">
        <w:rPr>
          <w:rFonts w:eastAsia="宋体" w:cs="Times New Roman"/>
        </w:rPr>
        <w:t>窄巷</w:t>
      </w:r>
      <w:r w:rsidR="00440837" w:rsidRPr="007F7917">
        <w:rPr>
          <w:rFonts w:eastAsia="宋体" w:cs="Times New Roman"/>
        </w:rPr>
        <w:t>模糊度解算</w:t>
      </w:r>
      <w:r w:rsidR="008A5714" w:rsidRPr="007F7917">
        <w:rPr>
          <w:rFonts w:eastAsia="宋体" w:cs="Times New Roman"/>
        </w:rPr>
        <w:t>的</w:t>
      </w:r>
      <w:r w:rsidR="008D2A7D" w:rsidRPr="007F7917">
        <w:rPr>
          <w:rFonts w:eastAsia="宋体" w:cs="Times New Roman"/>
        </w:rPr>
        <w:t>可靠性</w:t>
      </w:r>
      <w:r w:rsidR="00503343" w:rsidRPr="007F7917">
        <w:rPr>
          <w:rFonts w:eastAsia="宋体" w:cs="Times New Roman"/>
        </w:rPr>
        <w:t>。</w:t>
      </w:r>
    </w:p>
    <w:p w:rsidR="00AE2096" w:rsidRDefault="00AE2096" w:rsidP="001861C6">
      <w:pPr>
        <w:spacing w:line="240" w:lineRule="auto"/>
        <w:jc w:val="both"/>
        <w:rPr>
          <w:rFonts w:eastAsia="宋体" w:cs="Times New Roman"/>
        </w:rPr>
      </w:pPr>
      <w:r w:rsidRPr="007F7917">
        <w:rPr>
          <w:rFonts w:eastAsia="宋体" w:cs="Times New Roman"/>
        </w:rPr>
        <w:t>本文直接描述所提</w:t>
      </w:r>
      <w:r w:rsidRPr="007F7917">
        <w:rPr>
          <w:rFonts w:eastAsia="宋体" w:cs="Times New Roman"/>
        </w:rPr>
        <w:t>MCAR</w:t>
      </w:r>
      <w:r w:rsidRPr="007F7917">
        <w:rPr>
          <w:rFonts w:eastAsia="宋体" w:cs="Times New Roman"/>
        </w:rPr>
        <w:t>方法的理论推导，通过实验验证算法的正确性，最后得出结论。</w:t>
      </w:r>
    </w:p>
    <w:p w:rsidR="00D86B68" w:rsidRDefault="00D86B68" w:rsidP="001861C6">
      <w:pPr>
        <w:spacing w:line="240" w:lineRule="auto"/>
        <w:jc w:val="both"/>
        <w:rPr>
          <w:rFonts w:eastAsia="宋体" w:cs="Times New Roman"/>
        </w:rPr>
      </w:pPr>
    </w:p>
    <w:p w:rsidR="00AE2096" w:rsidRPr="007F7917" w:rsidRDefault="00AE2096" w:rsidP="001861C6">
      <w:pPr>
        <w:spacing w:line="240" w:lineRule="auto"/>
        <w:ind w:firstLine="0"/>
        <w:rPr>
          <w:rFonts w:eastAsia="黑体" w:cs="Times New Roman"/>
          <w:b/>
        </w:rPr>
      </w:pPr>
      <w:r w:rsidRPr="007F7917">
        <w:rPr>
          <w:rFonts w:eastAsia="黑体" w:cs="Times New Roman"/>
          <w:b/>
        </w:rPr>
        <w:t>2</w:t>
      </w:r>
      <w:r w:rsidRPr="007F7917">
        <w:rPr>
          <w:rFonts w:eastAsia="黑体" w:cs="Times New Roman"/>
          <w:b/>
        </w:rPr>
        <w:t>方法</w:t>
      </w:r>
    </w:p>
    <w:p w:rsidR="00AE2096" w:rsidRPr="007F7917" w:rsidRDefault="006F6C37" w:rsidP="001861C6">
      <w:pPr>
        <w:spacing w:line="240" w:lineRule="auto"/>
        <w:jc w:val="both"/>
        <w:rPr>
          <w:rFonts w:eastAsia="宋体" w:cs="Times New Roman"/>
        </w:rPr>
      </w:pPr>
      <w:r w:rsidRPr="007F7917">
        <w:rPr>
          <w:rFonts w:eastAsia="宋体" w:cs="Times New Roman"/>
        </w:rPr>
        <w:t>现有</w:t>
      </w:r>
      <w:r w:rsidRPr="007F7917">
        <w:rPr>
          <w:rFonts w:eastAsia="宋体" w:cs="Times New Roman"/>
        </w:rPr>
        <w:t>MCAR</w:t>
      </w:r>
      <w:r w:rsidRPr="007F7917">
        <w:rPr>
          <w:rFonts w:eastAsia="宋体" w:cs="Times New Roman"/>
        </w:rPr>
        <w:t>方法在</w:t>
      </w:r>
      <w:r w:rsidR="00A11B4C">
        <w:rPr>
          <w:rFonts w:eastAsia="宋体" w:cs="Times New Roman"/>
        </w:rPr>
        <w:t>超宽巷</w:t>
      </w:r>
      <w:r w:rsidR="003A2456" w:rsidRPr="007F7917">
        <w:rPr>
          <w:rFonts w:eastAsia="宋体" w:cs="Times New Roman"/>
        </w:rPr>
        <w:t>与</w:t>
      </w:r>
      <w:r w:rsidR="00A11B4C">
        <w:rPr>
          <w:rFonts w:eastAsia="宋体" w:cs="Times New Roman"/>
        </w:rPr>
        <w:t>宽巷</w:t>
      </w:r>
      <w:r w:rsidR="003A2456" w:rsidRPr="007F7917">
        <w:rPr>
          <w:rFonts w:eastAsia="宋体" w:cs="Times New Roman"/>
        </w:rPr>
        <w:t>模糊度解算方面</w:t>
      </w:r>
      <w:r w:rsidR="00C21551" w:rsidRPr="007F7917">
        <w:rPr>
          <w:rFonts w:eastAsia="宋体" w:cs="Times New Roman"/>
        </w:rPr>
        <w:t>已取得较</w:t>
      </w:r>
      <w:r w:rsidR="00E16049" w:rsidRPr="007F7917">
        <w:rPr>
          <w:rFonts w:eastAsia="宋体" w:cs="Times New Roman"/>
        </w:rPr>
        <w:t>高</w:t>
      </w:r>
      <w:r w:rsidR="00C21551" w:rsidRPr="007F7917">
        <w:rPr>
          <w:rFonts w:eastAsia="宋体" w:cs="Times New Roman"/>
        </w:rPr>
        <w:t>的模糊度解算</w:t>
      </w:r>
      <w:r w:rsidR="00E16049" w:rsidRPr="007F7917">
        <w:rPr>
          <w:rFonts w:eastAsia="宋体" w:cs="Times New Roman"/>
        </w:rPr>
        <w:t>可靠性</w:t>
      </w:r>
      <w:r w:rsidR="00645CCA" w:rsidRPr="00C65EAE">
        <w:rPr>
          <w:rFonts w:eastAsia="宋体" w:cs="Times New Roman" w:hint="eastAsia"/>
          <w:vertAlign w:val="superscript"/>
        </w:rPr>
        <w:t>[</w:t>
      </w:r>
      <w:r w:rsidR="00645CCA" w:rsidRPr="00C65EAE">
        <w:rPr>
          <w:rFonts w:eastAsia="宋体" w:cs="Times New Roman"/>
          <w:vertAlign w:val="superscript"/>
        </w:rPr>
        <w:t>4,11</w:t>
      </w:r>
      <w:r w:rsidR="00645CCA" w:rsidRPr="00C65EAE">
        <w:rPr>
          <w:rFonts w:eastAsia="宋体" w:cs="Times New Roman" w:hint="eastAsia"/>
          <w:vertAlign w:val="superscript"/>
        </w:rPr>
        <w:t>]</w:t>
      </w:r>
      <w:r w:rsidR="00C21551" w:rsidRPr="007F7917">
        <w:rPr>
          <w:rFonts w:eastAsia="宋体" w:cs="Times New Roman"/>
        </w:rPr>
        <w:t>。所以，本文</w:t>
      </w:r>
      <w:r w:rsidR="002D2D91" w:rsidRPr="007F7917">
        <w:rPr>
          <w:rFonts w:eastAsia="宋体" w:cs="Times New Roman"/>
        </w:rPr>
        <w:t>所提的</w:t>
      </w:r>
      <w:r w:rsidR="002D2D91" w:rsidRPr="007F7917">
        <w:rPr>
          <w:rFonts w:eastAsia="宋体" w:cs="Times New Roman"/>
        </w:rPr>
        <w:t>MCAR</w:t>
      </w:r>
      <w:r w:rsidR="002D2D91" w:rsidRPr="007F7917">
        <w:rPr>
          <w:rFonts w:eastAsia="宋体" w:cs="Times New Roman"/>
        </w:rPr>
        <w:t>方法</w:t>
      </w:r>
      <w:r w:rsidR="00C21551" w:rsidRPr="007F7917">
        <w:rPr>
          <w:rFonts w:eastAsia="宋体" w:cs="Times New Roman"/>
        </w:rPr>
        <w:t>将重点关注于构建</w:t>
      </w:r>
      <w:r w:rsidR="00A11B4C">
        <w:rPr>
          <w:rFonts w:eastAsia="宋体" w:cs="Times New Roman"/>
        </w:rPr>
        <w:t>窄巷</w:t>
      </w:r>
      <w:r w:rsidR="00C21551" w:rsidRPr="007F7917">
        <w:rPr>
          <w:rFonts w:eastAsia="宋体" w:cs="Times New Roman"/>
        </w:rPr>
        <w:t>模糊度解算模型</w:t>
      </w:r>
      <w:r w:rsidR="000264AA" w:rsidRPr="007F7917">
        <w:rPr>
          <w:rFonts w:eastAsia="宋体" w:cs="Times New Roman"/>
        </w:rPr>
        <w:t>。</w:t>
      </w:r>
      <w:r w:rsidR="004036BD">
        <w:rPr>
          <w:rFonts w:eastAsia="宋体" w:cs="Times New Roman"/>
        </w:rPr>
        <w:t>考虑</w:t>
      </w:r>
      <w:r w:rsidR="00AE2096" w:rsidRPr="007F7917">
        <w:rPr>
          <w:rFonts w:eastAsia="宋体" w:cs="Times New Roman"/>
        </w:rPr>
        <w:t>残余</w:t>
      </w:r>
      <w:r w:rsidR="001330F9" w:rsidRPr="007F7917">
        <w:rPr>
          <w:rFonts w:eastAsia="宋体" w:cs="Times New Roman"/>
        </w:rPr>
        <w:t>双差</w:t>
      </w:r>
      <w:r w:rsidR="00AE2096" w:rsidRPr="007F7917">
        <w:rPr>
          <w:rFonts w:eastAsia="宋体" w:cs="Times New Roman"/>
        </w:rPr>
        <w:t>电离层与对流层等大气</w:t>
      </w:r>
      <w:r w:rsidR="00571A3C" w:rsidRPr="007F7917">
        <w:rPr>
          <w:rFonts w:eastAsia="宋体" w:cs="Times New Roman"/>
        </w:rPr>
        <w:t>延迟</w:t>
      </w:r>
      <w:r w:rsidR="00AE2096" w:rsidRPr="007F7917">
        <w:rPr>
          <w:rFonts w:eastAsia="宋体" w:cs="Times New Roman"/>
        </w:rPr>
        <w:t>影响，一组卫星对的双差伪距与载波相位多频</w:t>
      </w:r>
      <w:r w:rsidR="006A7FEB" w:rsidRPr="007F7917">
        <w:rPr>
          <w:rFonts w:eastAsia="宋体" w:cs="Times New Roman"/>
        </w:rPr>
        <w:t>非组合</w:t>
      </w:r>
      <w:r w:rsidR="004036BD">
        <w:rPr>
          <w:rFonts w:eastAsia="宋体" w:cs="Times New Roman"/>
        </w:rPr>
        <w:t>模型</w:t>
      </w:r>
      <w:r w:rsidR="00AE2096" w:rsidRPr="007F7917">
        <w:rPr>
          <w:rFonts w:eastAsia="宋体" w:cs="Times New Roman"/>
        </w:rPr>
        <w:t>表示为</w:t>
      </w:r>
      <w:r w:rsidR="001A273A" w:rsidRPr="001A273A">
        <w:rPr>
          <w:rFonts w:eastAsia="宋体" w:cs="Times New Roman"/>
          <w:noProof/>
          <w:vertAlign w:val="superscript"/>
        </w:rPr>
        <w:t>[14]</w:t>
      </w:r>
      <w:r w:rsidR="00AE2096" w:rsidRPr="007F7917">
        <w:rPr>
          <w:rFonts w:eastAsia="宋体" w:cs="Times New Roman"/>
        </w:rPr>
        <w:t>，</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tab/>
      </w:r>
      <w:r w:rsidR="00562F0D" w:rsidRPr="00C65EAE">
        <w:rPr>
          <w:rFonts w:eastAsia="宋体" w:cs="Times New Roman"/>
          <w:position w:val="-90"/>
        </w:rPr>
        <w:object w:dxaOrig="3320" w:dyaOrig="1900">
          <v:shape id="_x0000_i1033" type="#_x0000_t75" style="width:166.5pt;height:94.5pt" o:ole="">
            <v:imagedata r:id="rId33" o:title=""/>
          </v:shape>
          <o:OLEObject Type="Embed" ProgID="Equation.DSMT4" ShapeID="_x0000_i1033" DrawAspect="Content" ObjectID="_1586021617" r:id="rId34"/>
        </w:object>
      </w:r>
      <w:r w:rsidRPr="007F7917">
        <w:rPr>
          <w:rFonts w:eastAsia="宋体" w:cs="Times New Roman"/>
        </w:rPr>
        <w:t xml:space="preserve"> </w: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4" w:name="ZEqnNum883115"/>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r w:rsidR="002A126A">
        <w:rPr>
          <w:rFonts w:eastAsia="宋体" w:cs="Times New Roman"/>
          <w:noProof/>
        </w:rPr>
        <w:instrText>11</w:instrText>
      </w:r>
      <w:r w:rsidRPr="007F7917">
        <w:rPr>
          <w:rFonts w:eastAsia="宋体" w:cs="Times New Roman"/>
          <w:noProof/>
        </w:rPr>
        <w:fldChar w:fldCharType="end"/>
      </w:r>
      <w:r w:rsidRPr="007F7917">
        <w:rPr>
          <w:rFonts w:eastAsia="宋体" w:cs="Times New Roman"/>
        </w:rPr>
        <w:instrText>)</w:instrText>
      </w:r>
      <w:bookmarkEnd w:id="4"/>
      <w:r w:rsidRPr="007F7917">
        <w:rPr>
          <w:rFonts w:eastAsia="宋体" w:cs="Times New Roman"/>
        </w:rPr>
        <w:fldChar w:fldCharType="end"/>
      </w:r>
    </w:p>
    <w:p w:rsidR="00AE2096" w:rsidRPr="007F7917" w:rsidRDefault="00AE2096" w:rsidP="001861C6">
      <w:pPr>
        <w:spacing w:line="240" w:lineRule="auto"/>
        <w:ind w:firstLine="0"/>
        <w:jc w:val="both"/>
        <w:rPr>
          <w:rFonts w:eastAsia="宋体" w:cs="Times New Roman"/>
        </w:rPr>
      </w:pPr>
      <w:r w:rsidRPr="007F7917">
        <w:rPr>
          <w:rFonts w:eastAsia="宋体" w:cs="Times New Roman"/>
        </w:rPr>
        <w:t>其中，</w:t>
      </w:r>
      <w:r w:rsidR="00C65EAE">
        <w:rPr>
          <w:rFonts w:eastAsia="宋体" w:cs="Times New Roman" w:hint="eastAsia"/>
        </w:rPr>
        <w:t>“</w:t>
      </w:r>
      <w:r w:rsidR="00C65EAE" w:rsidRPr="00C65EAE">
        <w:rPr>
          <w:rFonts w:eastAsia="宋体" w:cs="Times New Roman" w:hint="eastAsia"/>
          <w:i/>
        </w:rPr>
        <w:t>E</w:t>
      </w:r>
      <w:r w:rsidR="00C65EAE">
        <w:rPr>
          <w:rFonts w:eastAsia="宋体" w:cs="Times New Roman" w:hint="eastAsia"/>
        </w:rPr>
        <w:t>”与“</w:t>
      </w:r>
      <w:r w:rsidR="00C65EAE" w:rsidRPr="00C65EAE">
        <w:rPr>
          <w:rFonts w:eastAsia="宋体" w:cs="Times New Roman" w:hint="eastAsia"/>
          <w:i/>
        </w:rPr>
        <w:t>D</w:t>
      </w:r>
      <w:r w:rsidR="00C65EAE">
        <w:rPr>
          <w:rFonts w:eastAsia="宋体" w:cs="Times New Roman" w:hint="eastAsia"/>
        </w:rPr>
        <w:t>”分别表示期望与方差操作；</w:t>
      </w:r>
      <w:r w:rsidRPr="007F7917">
        <w:rPr>
          <w:rFonts w:eastAsia="宋体" w:cs="Times New Roman"/>
          <w:b/>
          <w:bCs/>
          <w:i/>
          <w:iCs/>
        </w:rPr>
        <w:t>p</w:t>
      </w:r>
      <w:r w:rsidRPr="007F7917">
        <w:rPr>
          <w:rFonts w:eastAsia="宋体" w:cs="Times New Roman"/>
          <w:bCs/>
          <w:iCs/>
        </w:rPr>
        <w:t>=</w:t>
      </w:r>
      <w:r w:rsidRPr="007F7917">
        <w:rPr>
          <w:rFonts w:eastAsia="宋体" w:cs="Times New Roman"/>
        </w:rPr>
        <w:t>[</w:t>
      </w:r>
      <w:r w:rsidRPr="007F7917">
        <w:rPr>
          <w:rFonts w:eastAsia="宋体" w:cs="Times New Roman"/>
          <w:bCs/>
          <w:i/>
          <w:iCs/>
        </w:rPr>
        <w:t>p</w:t>
      </w:r>
      <w:r w:rsidRPr="007F7917">
        <w:rPr>
          <w:rFonts w:eastAsia="宋体" w:cs="Times New Roman"/>
          <w:bCs/>
          <w:iCs/>
          <w:vertAlign w:val="subscript"/>
        </w:rPr>
        <w:t>1</w:t>
      </w:r>
      <w:r w:rsidRPr="007F7917">
        <w:rPr>
          <w:rFonts w:eastAsia="宋体" w:cs="Times New Roman"/>
          <w:bCs/>
          <w:i/>
          <w:iCs/>
        </w:rPr>
        <w:t>, … ,</w:t>
      </w:r>
      <w:r w:rsidRPr="007F7917">
        <w:rPr>
          <w:rFonts w:eastAsia="宋体" w:cs="Times New Roman"/>
          <w:b/>
          <w:bCs/>
          <w:i/>
          <w:iCs/>
        </w:rPr>
        <w:t xml:space="preserve"> </w:t>
      </w:r>
      <w:r w:rsidRPr="007F7917">
        <w:rPr>
          <w:rFonts w:eastAsia="宋体" w:cs="Times New Roman"/>
          <w:bCs/>
          <w:i/>
          <w:iCs/>
        </w:rPr>
        <w:t>p</w:t>
      </w:r>
      <w:r w:rsidRPr="007F7917">
        <w:rPr>
          <w:rFonts w:eastAsia="宋体" w:cs="Times New Roman"/>
          <w:bCs/>
          <w:i/>
          <w:iCs/>
          <w:vertAlign w:val="subscript"/>
        </w:rPr>
        <w:t>n</w:t>
      </w:r>
      <w:r w:rsidRPr="007F7917">
        <w:rPr>
          <w:rFonts w:eastAsia="宋体" w:cs="Times New Roman"/>
        </w:rPr>
        <w:t>]</w:t>
      </w:r>
      <w:r w:rsidRPr="007F7917">
        <w:rPr>
          <w:rFonts w:eastAsia="宋体" w:cs="Times New Roman"/>
          <w:bCs/>
          <w:i/>
          <w:iCs/>
          <w:vertAlign w:val="superscript"/>
        </w:rPr>
        <w:t>T</w:t>
      </w:r>
      <w:r w:rsidRPr="007F7917">
        <w:rPr>
          <w:rFonts w:eastAsia="宋体" w:cs="Times New Roman"/>
          <w:bCs/>
          <w:iCs/>
        </w:rPr>
        <w:t>，</w:t>
      </w:r>
      <w:r w:rsidRPr="007F7917">
        <w:rPr>
          <w:rFonts w:eastAsia="宋体" w:cs="Times New Roman"/>
          <w:b/>
          <w:bCs/>
          <w:i/>
          <w:iCs/>
        </w:rPr>
        <w:sym w:font="Symbol" w:char="F066"/>
      </w:r>
      <w:r w:rsidRPr="007F7917">
        <w:rPr>
          <w:rFonts w:eastAsia="宋体" w:cs="Times New Roman"/>
          <w:bCs/>
          <w:i/>
          <w:iCs/>
        </w:rPr>
        <w:t>=</w:t>
      </w:r>
      <w:r w:rsidRPr="007F7917">
        <w:rPr>
          <w:rFonts w:eastAsia="宋体" w:cs="Times New Roman"/>
        </w:rPr>
        <w:t>[</w:t>
      </w:r>
      <w:r w:rsidRPr="007F7917">
        <w:rPr>
          <w:rFonts w:eastAsia="宋体" w:cs="Times New Roman"/>
          <w:bCs/>
          <w:i/>
          <w:iCs/>
        </w:rPr>
        <w:sym w:font="Symbol" w:char="F066"/>
      </w:r>
      <w:r w:rsidRPr="007F7917">
        <w:rPr>
          <w:rFonts w:eastAsia="宋体" w:cs="Times New Roman"/>
          <w:bCs/>
          <w:iCs/>
          <w:vertAlign w:val="subscript"/>
        </w:rPr>
        <w:t>1</w:t>
      </w:r>
      <w:r w:rsidRPr="007F7917">
        <w:rPr>
          <w:rFonts w:eastAsia="宋体" w:cs="Times New Roman"/>
          <w:bCs/>
          <w:i/>
          <w:iCs/>
        </w:rPr>
        <w:t>, …,</w:t>
      </w:r>
      <w:r w:rsidRPr="007F7917">
        <w:rPr>
          <w:rFonts w:eastAsia="宋体" w:cs="Times New Roman"/>
          <w:b/>
          <w:bCs/>
          <w:i/>
          <w:iCs/>
        </w:rPr>
        <w:t xml:space="preserve"> </w:t>
      </w:r>
      <w:r w:rsidRPr="007F7917">
        <w:rPr>
          <w:rFonts w:eastAsia="宋体" w:cs="Times New Roman"/>
          <w:bCs/>
          <w:i/>
          <w:iCs/>
        </w:rPr>
        <w:sym w:font="Symbol" w:char="F066"/>
      </w:r>
      <w:r w:rsidRPr="007F7917">
        <w:rPr>
          <w:rFonts w:eastAsia="宋体" w:cs="Times New Roman"/>
          <w:bCs/>
          <w:i/>
          <w:iCs/>
          <w:vertAlign w:val="subscript"/>
        </w:rPr>
        <w:t>n</w:t>
      </w:r>
      <w:r w:rsidRPr="007F7917">
        <w:rPr>
          <w:rFonts w:eastAsia="宋体" w:cs="Times New Roman"/>
        </w:rPr>
        <w:t>]</w:t>
      </w:r>
      <w:r w:rsidRPr="007F7917">
        <w:rPr>
          <w:rFonts w:eastAsia="宋体" w:cs="Times New Roman"/>
          <w:bCs/>
          <w:i/>
          <w:iCs/>
          <w:vertAlign w:val="superscript"/>
        </w:rPr>
        <w:t>T</w:t>
      </w:r>
      <w:r w:rsidR="00990038" w:rsidRPr="007F7917">
        <w:rPr>
          <w:rFonts w:eastAsia="宋体" w:cs="Times New Roman"/>
        </w:rPr>
        <w:t>分别表</w:t>
      </w:r>
      <w:r w:rsidRPr="007F7917">
        <w:rPr>
          <w:rFonts w:eastAsia="宋体" w:cs="Times New Roman"/>
        </w:rPr>
        <w:t>示</w:t>
      </w:r>
      <w:r w:rsidR="004A7812">
        <w:rPr>
          <w:rFonts w:eastAsia="宋体" w:cs="Times New Roman" w:hint="eastAsia"/>
        </w:rPr>
        <w:t>双差</w:t>
      </w:r>
      <w:r w:rsidRPr="007F7917">
        <w:rPr>
          <w:rFonts w:eastAsia="宋体" w:cs="Times New Roman"/>
        </w:rPr>
        <w:t>伪距与载波相位观测量</w:t>
      </w:r>
      <w:r w:rsidR="00A67685" w:rsidRPr="007F7917">
        <w:rPr>
          <w:rFonts w:eastAsia="宋体" w:cs="Times New Roman"/>
        </w:rPr>
        <w:t>向量</w:t>
      </w:r>
      <w:r w:rsidRPr="007F7917">
        <w:rPr>
          <w:rFonts w:eastAsia="宋体" w:cs="Times New Roman"/>
        </w:rPr>
        <w:t>，</w:t>
      </w:r>
      <w:r w:rsidRPr="007F7917">
        <w:rPr>
          <w:rFonts w:eastAsia="宋体" w:cs="Times New Roman"/>
          <w:bCs/>
          <w:i/>
          <w:iCs/>
        </w:rPr>
        <w:t>p</w:t>
      </w:r>
      <w:r w:rsidRPr="007F7917">
        <w:rPr>
          <w:rFonts w:eastAsia="宋体" w:cs="Times New Roman"/>
          <w:bCs/>
          <w:i/>
          <w:iCs/>
          <w:vertAlign w:val="subscript"/>
        </w:rPr>
        <w:t>i</w:t>
      </w:r>
      <w:r w:rsidRPr="007F7917">
        <w:rPr>
          <w:rFonts w:eastAsia="宋体" w:cs="Times New Roman"/>
          <w:b/>
          <w:bCs/>
          <w:i/>
          <w:iCs/>
          <w:vertAlign w:val="subscript"/>
        </w:rPr>
        <w:t>，</w:t>
      </w:r>
      <w:r w:rsidRPr="007F7917">
        <w:rPr>
          <w:rFonts w:eastAsia="宋体" w:cs="Times New Roman"/>
          <w:bCs/>
          <w:i/>
          <w:iCs/>
        </w:rPr>
        <w:sym w:font="Symbol" w:char="F066"/>
      </w:r>
      <w:r w:rsidRPr="007F7917">
        <w:rPr>
          <w:rFonts w:eastAsia="宋体" w:cs="Times New Roman"/>
          <w:bCs/>
          <w:i/>
          <w:iCs/>
          <w:vertAlign w:val="subscript"/>
        </w:rPr>
        <w:t>i</w:t>
      </w:r>
      <w:r w:rsidRPr="007F7917">
        <w:rPr>
          <w:rFonts w:eastAsia="宋体" w:cs="Times New Roman"/>
        </w:rPr>
        <w:t>表示第</w:t>
      </w:r>
      <w:r w:rsidRPr="007F7917">
        <w:rPr>
          <w:rFonts w:eastAsia="宋体" w:cs="Times New Roman"/>
          <w:i/>
          <w:iCs/>
        </w:rPr>
        <w:t>i</w:t>
      </w:r>
      <w:r w:rsidRPr="007F7917">
        <w:rPr>
          <w:rFonts w:eastAsia="宋体" w:cs="Times New Roman"/>
        </w:rPr>
        <w:t>频</w:t>
      </w:r>
      <w:r w:rsidR="00DB450B" w:rsidRPr="007F7917">
        <w:rPr>
          <w:rFonts w:eastAsia="宋体" w:cs="Times New Roman"/>
        </w:rPr>
        <w:t>点</w:t>
      </w:r>
      <w:r w:rsidR="00DB450B" w:rsidRPr="007F7917">
        <w:rPr>
          <w:rFonts w:eastAsia="宋体" w:cs="Times New Roman"/>
        </w:rPr>
        <w:t>(</w:t>
      </w:r>
      <w:r w:rsidR="00DB450B" w:rsidRPr="007F7917">
        <w:rPr>
          <w:rFonts w:eastAsia="宋体" w:cs="Times New Roman"/>
          <w:i/>
        </w:rPr>
        <w:t>f</w:t>
      </w:r>
      <w:r w:rsidR="00DB450B" w:rsidRPr="007F7917">
        <w:rPr>
          <w:rFonts w:eastAsia="宋体" w:cs="Times New Roman"/>
          <w:i/>
          <w:vertAlign w:val="subscript"/>
        </w:rPr>
        <w:t>i</w:t>
      </w:r>
      <w:r w:rsidR="00DB450B" w:rsidRPr="007F7917">
        <w:rPr>
          <w:rFonts w:eastAsia="宋体" w:cs="Times New Roman"/>
        </w:rPr>
        <w:t>)</w:t>
      </w:r>
      <w:r w:rsidRPr="007F7917">
        <w:rPr>
          <w:rFonts w:eastAsia="宋体" w:cs="Times New Roman"/>
        </w:rPr>
        <w:t>的伪距与相位观测量，</w:t>
      </w:r>
      <w:r w:rsidRPr="007F7917">
        <w:rPr>
          <w:rFonts w:eastAsia="宋体" w:cs="Times New Roman"/>
          <w:i/>
        </w:rPr>
        <w:t>n</w:t>
      </w:r>
      <w:r w:rsidRPr="007F7917">
        <w:rPr>
          <w:rFonts w:eastAsia="宋体" w:cs="Times New Roman"/>
        </w:rPr>
        <w:t>表示</w:t>
      </w:r>
      <w:r w:rsidR="00A87C8D" w:rsidRPr="007F7917">
        <w:rPr>
          <w:rFonts w:eastAsia="宋体" w:cs="Times New Roman"/>
        </w:rPr>
        <w:t>总的</w:t>
      </w:r>
      <w:r w:rsidRPr="007F7917">
        <w:rPr>
          <w:rFonts w:eastAsia="宋体" w:cs="Times New Roman"/>
        </w:rPr>
        <w:t>可用频率数目</w:t>
      </w:r>
      <w:r w:rsidRPr="007F7917">
        <w:rPr>
          <w:rFonts w:eastAsia="宋体" w:cs="Times New Roman"/>
          <w:bCs/>
        </w:rPr>
        <w:t>；</w:t>
      </w:r>
      <w:r w:rsidRPr="007F7917">
        <w:rPr>
          <w:rFonts w:eastAsia="宋体" w:cs="Times New Roman"/>
          <w:b/>
          <w:bCs/>
          <w:i/>
          <w:iCs/>
        </w:rPr>
        <w:t>e</w:t>
      </w:r>
      <w:r w:rsidRPr="007F7917">
        <w:rPr>
          <w:rFonts w:eastAsia="宋体" w:cs="Times New Roman"/>
          <w:bCs/>
          <w:i/>
          <w:iCs/>
          <w:vertAlign w:val="subscript"/>
        </w:rPr>
        <w:t>n</w:t>
      </w:r>
      <w:r w:rsidRPr="007F7917">
        <w:rPr>
          <w:rFonts w:eastAsia="宋体" w:cs="Times New Roman"/>
        </w:rPr>
        <w:t>表示</w:t>
      </w:r>
      <w:r w:rsidRPr="007F7917">
        <w:rPr>
          <w:rFonts w:eastAsia="宋体" w:cs="Times New Roman"/>
          <w:b/>
          <w:bCs/>
        </w:rPr>
        <w:t>1</w:t>
      </w:r>
      <w:r w:rsidRPr="007F7917">
        <w:rPr>
          <w:rFonts w:eastAsia="宋体" w:cs="Times New Roman"/>
          <w:bCs/>
          <w:i/>
          <w:vertAlign w:val="subscript"/>
        </w:rPr>
        <w:t>n</w:t>
      </w:r>
      <w:r w:rsidRPr="007F7917">
        <w:rPr>
          <w:rFonts w:eastAsia="宋体" w:cs="Times New Roman"/>
          <w:bCs/>
          <w:vertAlign w:val="subscript"/>
        </w:rPr>
        <w:sym w:font="Symbol" w:char="F0B4"/>
      </w:r>
      <w:r w:rsidRPr="007F7917">
        <w:rPr>
          <w:rFonts w:eastAsia="宋体" w:cs="Times New Roman"/>
          <w:bCs/>
          <w:vertAlign w:val="subscript"/>
        </w:rPr>
        <w:t>1</w:t>
      </w:r>
      <w:r w:rsidRPr="007F7917">
        <w:rPr>
          <w:rFonts w:eastAsia="宋体" w:cs="Times New Roman"/>
        </w:rPr>
        <w:t>列向量；</w:t>
      </w:r>
      <w:r w:rsidRPr="007F7917">
        <w:rPr>
          <w:rFonts w:eastAsia="宋体" w:cs="Times New Roman"/>
          <w:b/>
          <w:bCs/>
          <w:i/>
        </w:rPr>
        <w:t>A</w:t>
      </w:r>
      <w:r w:rsidRPr="007F7917">
        <w:rPr>
          <w:rFonts w:eastAsia="宋体" w:cs="Times New Roman"/>
          <w:bCs/>
        </w:rPr>
        <w:t>是基线向量</w:t>
      </w:r>
      <w:r w:rsidRPr="007F7917">
        <w:rPr>
          <w:rFonts w:eastAsia="宋体" w:cs="Times New Roman"/>
          <w:b/>
          <w:bCs/>
          <w:i/>
        </w:rPr>
        <w:t>b</w:t>
      </w:r>
      <w:r w:rsidRPr="007F7917">
        <w:rPr>
          <w:rFonts w:eastAsia="宋体" w:cs="Times New Roman"/>
          <w:bCs/>
        </w:rPr>
        <w:t>的设计矩阵；</w:t>
      </w:r>
      <w:r w:rsidRPr="007F7917">
        <w:rPr>
          <w:rFonts w:eastAsia="宋体" w:cs="Times New Roman"/>
          <w:bCs/>
          <w:i/>
        </w:rPr>
        <w:t>M</w:t>
      </w:r>
      <w:r w:rsidR="00F37FF9">
        <w:rPr>
          <w:rFonts w:eastAsia="宋体" w:cs="Times New Roman" w:hint="eastAsia"/>
          <w:bCs/>
        </w:rPr>
        <w:t>代表</w:t>
      </w:r>
      <w:r w:rsidRPr="007F7917">
        <w:rPr>
          <w:rFonts w:eastAsia="宋体" w:cs="Times New Roman"/>
          <w:bCs/>
        </w:rPr>
        <w:t>经</w:t>
      </w:r>
      <w:r w:rsidRPr="007F7917">
        <w:rPr>
          <w:rFonts w:eastAsia="宋体" w:cs="Times New Roman"/>
        </w:rPr>
        <w:t>Saastamoinen</w:t>
      </w:r>
      <w:r w:rsidRPr="007F7917">
        <w:rPr>
          <w:rFonts w:eastAsia="宋体" w:cs="Times New Roman"/>
        </w:rPr>
        <w:t>对流层模型修正的</w:t>
      </w:r>
      <w:r w:rsidRPr="007F7917">
        <w:rPr>
          <w:rFonts w:eastAsia="宋体" w:cs="Times New Roman"/>
          <w:bCs/>
        </w:rPr>
        <w:t>相对天顶对流层分量</w:t>
      </w:r>
      <w:r w:rsidRPr="007F7917">
        <w:rPr>
          <w:rFonts w:eastAsia="宋体" w:cs="Times New Roman"/>
          <w:bCs/>
          <w:i/>
          <w:iCs/>
        </w:rPr>
        <w:sym w:font="Symbol" w:char="F074"/>
      </w:r>
      <w:r w:rsidRPr="007F7917">
        <w:rPr>
          <w:rFonts w:eastAsia="宋体" w:cs="Times New Roman"/>
          <w:bCs/>
          <w:iCs/>
        </w:rPr>
        <w:t>所对应的</w:t>
      </w:r>
      <w:r w:rsidR="00E30EA7" w:rsidRPr="007F7917">
        <w:rPr>
          <w:rFonts w:eastAsia="宋体" w:cs="Times New Roman"/>
          <w:bCs/>
          <w:iCs/>
        </w:rPr>
        <w:t>N</w:t>
      </w:r>
      <w:r w:rsidR="006154B4" w:rsidRPr="007F7917">
        <w:rPr>
          <w:rFonts w:eastAsia="宋体" w:cs="Times New Roman"/>
          <w:bCs/>
          <w:iCs/>
        </w:rPr>
        <w:t>ei</w:t>
      </w:r>
      <w:r w:rsidR="00E30EA7" w:rsidRPr="007F7917">
        <w:rPr>
          <w:rFonts w:eastAsia="宋体" w:cs="Times New Roman"/>
          <w:bCs/>
          <w:iCs/>
        </w:rPr>
        <w:t>ll</w:t>
      </w:r>
      <w:r w:rsidR="00E30EA7" w:rsidRPr="007F7917">
        <w:rPr>
          <w:rFonts w:eastAsia="宋体" w:cs="Times New Roman"/>
          <w:bCs/>
          <w:iCs/>
        </w:rPr>
        <w:t>模型</w:t>
      </w:r>
      <w:r w:rsidRPr="007F7917">
        <w:rPr>
          <w:rFonts w:eastAsia="宋体" w:cs="Times New Roman"/>
          <w:bCs/>
          <w:iCs/>
        </w:rPr>
        <w:t>映射系数；</w:t>
      </w:r>
      <w:r w:rsidRPr="007F7917">
        <w:rPr>
          <w:rFonts w:eastAsia="宋体" w:cs="Times New Roman"/>
          <w:b/>
          <w:bCs/>
          <w:i/>
          <w:iCs/>
        </w:rPr>
        <w:sym w:font="Symbol" w:char="F06D"/>
      </w:r>
      <w:r w:rsidRPr="007F7917">
        <w:rPr>
          <w:rFonts w:eastAsia="宋体" w:cs="Times New Roman"/>
          <w:bCs/>
          <w:i/>
        </w:rPr>
        <w:t>=</w:t>
      </w:r>
      <w:r w:rsidRPr="007F7917">
        <w:rPr>
          <w:rFonts w:eastAsia="宋体" w:cs="Times New Roman"/>
          <w:bCs/>
        </w:rPr>
        <w:t>[</w:t>
      </w:r>
      <w:r w:rsidRPr="007F7917">
        <w:rPr>
          <w:rFonts w:eastAsia="宋体" w:cs="Times New Roman"/>
          <w:i/>
          <w:iCs/>
        </w:rPr>
        <w:t>u</w:t>
      </w:r>
      <w:r w:rsidRPr="007F7917">
        <w:rPr>
          <w:rFonts w:eastAsia="宋体" w:cs="Times New Roman"/>
          <w:vertAlign w:val="subscript"/>
        </w:rPr>
        <w:t>1</w:t>
      </w:r>
      <w:r w:rsidRPr="007F7917">
        <w:rPr>
          <w:rFonts w:eastAsia="宋体" w:cs="Times New Roman"/>
          <w:bCs/>
          <w:i/>
        </w:rPr>
        <w:t>,…,</w:t>
      </w:r>
      <w:r w:rsidRPr="007F7917">
        <w:rPr>
          <w:rFonts w:eastAsia="宋体" w:cs="Times New Roman"/>
          <w:b/>
          <w:bCs/>
          <w:i/>
        </w:rPr>
        <w:t xml:space="preserve"> </w:t>
      </w:r>
      <w:r w:rsidRPr="007F7917">
        <w:rPr>
          <w:rFonts w:eastAsia="宋体" w:cs="Times New Roman"/>
          <w:i/>
          <w:iCs/>
        </w:rPr>
        <w:t>u</w:t>
      </w:r>
      <w:r w:rsidRPr="007F7917">
        <w:rPr>
          <w:rFonts w:eastAsia="宋体" w:cs="Times New Roman"/>
          <w:i/>
          <w:iCs/>
          <w:vertAlign w:val="subscript"/>
        </w:rPr>
        <w:t>n</w:t>
      </w:r>
      <w:r w:rsidRPr="007F7917">
        <w:rPr>
          <w:rFonts w:eastAsia="宋体" w:cs="Times New Roman"/>
          <w:bCs/>
        </w:rPr>
        <w:t>]</w:t>
      </w:r>
      <w:r w:rsidRPr="007F7917">
        <w:rPr>
          <w:rFonts w:eastAsia="宋体" w:cs="Times New Roman"/>
          <w:bCs/>
          <w:i/>
          <w:vertAlign w:val="superscript"/>
        </w:rPr>
        <w:t>T</w:t>
      </w:r>
      <w:r w:rsidRPr="007F7917">
        <w:rPr>
          <w:rFonts w:eastAsia="宋体" w:cs="Times New Roman"/>
          <w:bCs/>
        </w:rPr>
        <w:t>，</w:t>
      </w:r>
      <w:r w:rsidRPr="007F7917">
        <w:rPr>
          <w:rFonts w:eastAsia="宋体" w:cs="Times New Roman"/>
          <w:i/>
          <w:iCs/>
        </w:rPr>
        <w:t>u</w:t>
      </w:r>
      <w:r w:rsidRPr="007F7917">
        <w:rPr>
          <w:rFonts w:eastAsia="宋体" w:cs="Times New Roman"/>
          <w:i/>
          <w:iCs/>
          <w:vertAlign w:val="subscript"/>
        </w:rPr>
        <w:t>i</w:t>
      </w:r>
      <w:r w:rsidRPr="007F7917">
        <w:rPr>
          <w:rFonts w:eastAsia="宋体" w:cs="Times New Roman"/>
          <w:bCs/>
          <w:i/>
        </w:rPr>
        <w:t>=</w:t>
      </w:r>
      <w:r w:rsidRPr="007F7917">
        <w:rPr>
          <w:rFonts w:eastAsia="宋体" w:cs="Times New Roman"/>
          <w:i/>
          <w:iCs/>
        </w:rPr>
        <w:t>f</w:t>
      </w:r>
      <w:r w:rsidRPr="007F7917">
        <w:rPr>
          <w:rFonts w:eastAsia="宋体" w:cs="Times New Roman"/>
          <w:vertAlign w:val="subscript"/>
        </w:rPr>
        <w:t>1</w:t>
      </w:r>
      <w:r w:rsidRPr="007F7917">
        <w:rPr>
          <w:rFonts w:eastAsia="宋体" w:cs="Times New Roman"/>
          <w:vertAlign w:val="superscript"/>
        </w:rPr>
        <w:t>2</w:t>
      </w:r>
      <w:r w:rsidRPr="007F7917">
        <w:rPr>
          <w:rFonts w:eastAsia="宋体" w:cs="Times New Roman"/>
          <w:i/>
        </w:rPr>
        <w:t>/</w:t>
      </w:r>
      <w:r w:rsidRPr="007F7917">
        <w:rPr>
          <w:rFonts w:eastAsia="宋体" w:cs="Times New Roman"/>
          <w:i/>
          <w:iCs/>
        </w:rPr>
        <w:t>f</w:t>
      </w:r>
      <w:r w:rsidRPr="007F7917">
        <w:rPr>
          <w:rFonts w:eastAsia="宋体" w:cs="Times New Roman"/>
          <w:i/>
          <w:iCs/>
          <w:vertAlign w:val="subscript"/>
        </w:rPr>
        <w:t>i</w:t>
      </w:r>
      <w:r w:rsidRPr="007F7917">
        <w:rPr>
          <w:rFonts w:eastAsia="宋体" w:cs="Times New Roman"/>
          <w:vertAlign w:val="superscript"/>
        </w:rPr>
        <w:t>2</w:t>
      </w:r>
      <w:r w:rsidRPr="007F7917">
        <w:rPr>
          <w:rFonts w:eastAsia="宋体" w:cs="Times New Roman"/>
          <w:bCs/>
        </w:rPr>
        <w:t>表示</w:t>
      </w:r>
      <w:r w:rsidR="00DC2F75" w:rsidRPr="007F7917">
        <w:rPr>
          <w:rFonts w:eastAsia="宋体" w:cs="Times New Roman"/>
          <w:bCs/>
        </w:rPr>
        <w:t>对应</w:t>
      </w:r>
      <w:r w:rsidR="001E6F43" w:rsidRPr="007F7917">
        <w:rPr>
          <w:rFonts w:eastAsia="宋体" w:cs="Times New Roman"/>
          <w:i/>
        </w:rPr>
        <w:t>f</w:t>
      </w:r>
      <w:r w:rsidR="001E6F43" w:rsidRPr="007F7917">
        <w:rPr>
          <w:rFonts w:eastAsia="宋体" w:cs="Times New Roman"/>
          <w:i/>
          <w:vertAlign w:val="subscript"/>
        </w:rPr>
        <w:t>i</w:t>
      </w:r>
      <w:r w:rsidRPr="007F7917">
        <w:rPr>
          <w:rFonts w:eastAsia="宋体" w:cs="Times New Roman"/>
          <w:bCs/>
        </w:rPr>
        <w:t>相对</w:t>
      </w:r>
      <w:r w:rsidRPr="007F7917">
        <w:rPr>
          <w:rFonts w:eastAsia="宋体" w:cs="Times New Roman"/>
          <w:bCs/>
          <w:i/>
        </w:rPr>
        <w:t>f</w:t>
      </w:r>
      <w:r w:rsidRPr="007F7917">
        <w:rPr>
          <w:rFonts w:eastAsia="宋体" w:cs="Times New Roman"/>
          <w:bCs/>
          <w:vertAlign w:val="subscript"/>
        </w:rPr>
        <w:t>1</w:t>
      </w:r>
      <w:r w:rsidR="00A226E3" w:rsidRPr="007F7917">
        <w:rPr>
          <w:rFonts w:eastAsia="宋体" w:cs="Times New Roman"/>
          <w:bCs/>
        </w:rPr>
        <w:t>的电离层</w:t>
      </w:r>
      <w:r w:rsidR="002A4D3C" w:rsidRPr="007F7917">
        <w:rPr>
          <w:rFonts w:eastAsia="宋体" w:cs="Times New Roman"/>
          <w:bCs/>
        </w:rPr>
        <w:t>比例</w:t>
      </w:r>
      <w:r w:rsidR="00A226E3" w:rsidRPr="007F7917">
        <w:rPr>
          <w:rFonts w:eastAsia="宋体" w:cs="Times New Roman"/>
          <w:bCs/>
        </w:rPr>
        <w:t>系数</w:t>
      </w:r>
      <w:r w:rsidR="00A226E3" w:rsidRPr="007F7917">
        <w:rPr>
          <w:rFonts w:eastAsia="宋体" w:cs="Times New Roman"/>
          <w:bCs/>
          <w:iCs/>
        </w:rPr>
        <w:t>，</w:t>
      </w:r>
      <w:r w:rsidRPr="007F7917">
        <w:rPr>
          <w:rFonts w:eastAsia="宋体" w:cs="Times New Roman"/>
          <w:bCs/>
          <w:i/>
          <w:iCs/>
        </w:rPr>
        <w:sym w:font="Symbol" w:char="F069"/>
      </w:r>
      <w:r w:rsidRPr="007F7917">
        <w:rPr>
          <w:rFonts w:eastAsia="宋体" w:cs="Times New Roman"/>
        </w:rPr>
        <w:t>表示基于</w:t>
      </w:r>
      <w:r w:rsidRPr="007F7917">
        <w:rPr>
          <w:rFonts w:eastAsia="宋体" w:cs="Times New Roman"/>
          <w:bCs/>
          <w:i/>
        </w:rPr>
        <w:t>f</w:t>
      </w:r>
      <w:r w:rsidRPr="007F7917">
        <w:rPr>
          <w:rFonts w:eastAsia="宋体" w:cs="Times New Roman"/>
          <w:bCs/>
          <w:vertAlign w:val="subscript"/>
        </w:rPr>
        <w:t>1</w:t>
      </w:r>
      <w:r w:rsidRPr="007F7917">
        <w:rPr>
          <w:rFonts w:eastAsia="宋体" w:cs="Times New Roman"/>
        </w:rPr>
        <w:t>的双差倾斜电离层</w:t>
      </w:r>
      <w:r w:rsidRPr="007F7917">
        <w:rPr>
          <w:rFonts w:eastAsia="宋体" w:cs="Times New Roman"/>
          <w:bCs/>
        </w:rPr>
        <w:t>分量；</w:t>
      </w:r>
      <w:r w:rsidRPr="007F7917">
        <w:rPr>
          <w:rFonts w:eastAsia="宋体" w:cs="Times New Roman"/>
          <w:b/>
          <w:bCs/>
          <w:i/>
          <w:iCs/>
        </w:rPr>
        <w:sym w:font="Symbol" w:char="F04C"/>
      </w:r>
      <w:r w:rsidRPr="007F7917">
        <w:rPr>
          <w:rFonts w:eastAsia="宋体" w:cs="Times New Roman"/>
          <w:i/>
        </w:rPr>
        <w:t>=</w:t>
      </w:r>
      <w:r w:rsidRPr="007F7917">
        <w:rPr>
          <w:rFonts w:eastAsia="宋体" w:cs="Times New Roman"/>
          <w:i/>
          <w:iCs/>
        </w:rPr>
        <w:t>diag</w:t>
      </w:r>
      <w:r w:rsidR="004435F1" w:rsidRPr="007F7917">
        <w:rPr>
          <w:rFonts w:eastAsia="宋体" w:cs="Times New Roman"/>
        </w:rPr>
        <w:t>{</w:t>
      </w:r>
      <w:r w:rsidRPr="007F7917">
        <w:rPr>
          <w:rFonts w:eastAsia="宋体" w:cs="Times New Roman"/>
        </w:rPr>
        <w:t>[</w:t>
      </w:r>
      <w:r w:rsidRPr="007F7917">
        <w:rPr>
          <w:rFonts w:eastAsia="宋体" w:cs="Times New Roman"/>
          <w:i/>
          <w:iCs/>
        </w:rPr>
        <w:sym w:font="Symbol" w:char="F06C"/>
      </w:r>
      <w:r w:rsidRPr="007F7917">
        <w:rPr>
          <w:rFonts w:eastAsia="宋体" w:cs="Times New Roman"/>
          <w:vertAlign w:val="subscript"/>
        </w:rPr>
        <w:t>1</w:t>
      </w:r>
      <w:r w:rsidRPr="007F7917">
        <w:rPr>
          <w:rFonts w:eastAsia="宋体" w:cs="Times New Roman"/>
          <w:i/>
        </w:rPr>
        <w:t>,…,</w:t>
      </w:r>
      <w:r w:rsidRPr="007F7917">
        <w:rPr>
          <w:rFonts w:eastAsia="宋体" w:cs="Times New Roman"/>
          <w:i/>
          <w:iCs/>
        </w:rPr>
        <w:t xml:space="preserve"> </w:t>
      </w:r>
      <w:r w:rsidRPr="007F7917">
        <w:rPr>
          <w:rFonts w:eastAsia="宋体" w:cs="Times New Roman"/>
          <w:i/>
          <w:iCs/>
        </w:rPr>
        <w:sym w:font="Symbol" w:char="F06C"/>
      </w:r>
      <w:r w:rsidRPr="007F7917">
        <w:rPr>
          <w:rFonts w:eastAsia="宋体" w:cs="Times New Roman"/>
          <w:i/>
          <w:iCs/>
          <w:vertAlign w:val="subscript"/>
        </w:rPr>
        <w:t>n</w:t>
      </w:r>
      <w:r w:rsidRPr="007F7917">
        <w:rPr>
          <w:rFonts w:eastAsia="宋体" w:cs="Times New Roman"/>
        </w:rPr>
        <w:t>]</w:t>
      </w:r>
      <w:r w:rsidR="004435F1" w:rsidRPr="007F7917">
        <w:rPr>
          <w:rFonts w:eastAsia="宋体" w:cs="Times New Roman"/>
        </w:rPr>
        <w:t>}</w:t>
      </w:r>
      <w:r w:rsidRPr="007F7917">
        <w:rPr>
          <w:rFonts w:eastAsia="宋体" w:cs="Times New Roman"/>
        </w:rPr>
        <w:t>，</w:t>
      </w:r>
      <w:r w:rsidRPr="007F7917">
        <w:rPr>
          <w:rFonts w:eastAsia="宋体" w:cs="Times New Roman"/>
          <w:i/>
          <w:iCs/>
        </w:rPr>
        <w:sym w:font="Symbol" w:char="F06C"/>
      </w:r>
      <w:r w:rsidRPr="007F7917">
        <w:rPr>
          <w:rFonts w:eastAsia="宋体" w:cs="Times New Roman"/>
          <w:i/>
          <w:iCs/>
          <w:vertAlign w:val="subscript"/>
        </w:rPr>
        <w:t>i</w:t>
      </w:r>
      <w:r w:rsidRPr="007F7917">
        <w:rPr>
          <w:rFonts w:eastAsia="宋体" w:cs="Times New Roman"/>
          <w:bCs/>
        </w:rPr>
        <w:t>表示</w:t>
      </w:r>
      <w:r w:rsidR="00DC2F75" w:rsidRPr="007F7917">
        <w:rPr>
          <w:rFonts w:eastAsia="宋体" w:cs="Times New Roman"/>
          <w:bCs/>
        </w:rPr>
        <w:t>对应</w:t>
      </w:r>
      <w:r w:rsidR="00035E05" w:rsidRPr="007F7917">
        <w:rPr>
          <w:rFonts w:eastAsia="宋体" w:cs="Times New Roman"/>
          <w:i/>
        </w:rPr>
        <w:t>f</w:t>
      </w:r>
      <w:r w:rsidR="00035E05" w:rsidRPr="007F7917">
        <w:rPr>
          <w:rFonts w:eastAsia="宋体" w:cs="Times New Roman"/>
          <w:i/>
          <w:vertAlign w:val="subscript"/>
        </w:rPr>
        <w:t>i</w:t>
      </w:r>
      <w:r w:rsidRPr="007F7917">
        <w:rPr>
          <w:rFonts w:eastAsia="宋体" w:cs="Times New Roman"/>
          <w:bCs/>
        </w:rPr>
        <w:t>的相位波长</w:t>
      </w:r>
      <w:r w:rsidRPr="007F7917">
        <w:rPr>
          <w:rFonts w:eastAsia="宋体" w:cs="Times New Roman"/>
        </w:rPr>
        <w:t>；</w:t>
      </w:r>
      <w:r w:rsidRPr="007F7917">
        <w:rPr>
          <w:rFonts w:eastAsia="宋体" w:cs="Times New Roman"/>
          <w:b/>
          <w:bCs/>
          <w:i/>
          <w:iCs/>
        </w:rPr>
        <w:t>a</w:t>
      </w:r>
      <w:r w:rsidRPr="007F7917">
        <w:rPr>
          <w:rFonts w:eastAsia="宋体" w:cs="Times New Roman"/>
          <w:i/>
        </w:rPr>
        <w:t>=</w:t>
      </w:r>
      <w:r w:rsidRPr="007F7917">
        <w:rPr>
          <w:rFonts w:eastAsia="宋体" w:cs="Times New Roman"/>
        </w:rPr>
        <w:t>[</w:t>
      </w:r>
      <w:r w:rsidRPr="007F7917">
        <w:rPr>
          <w:rFonts w:eastAsia="宋体" w:cs="Times New Roman"/>
          <w:bCs/>
          <w:i/>
          <w:iCs/>
        </w:rPr>
        <w:t>a</w:t>
      </w:r>
      <w:r w:rsidRPr="007F7917">
        <w:rPr>
          <w:rFonts w:eastAsia="宋体" w:cs="Times New Roman"/>
          <w:vertAlign w:val="subscript"/>
        </w:rPr>
        <w:t>1</w:t>
      </w:r>
      <w:r w:rsidRPr="007F7917">
        <w:rPr>
          <w:rFonts w:eastAsia="宋体" w:cs="Times New Roman"/>
          <w:i/>
        </w:rPr>
        <w:t>,…,</w:t>
      </w:r>
      <w:r w:rsidRPr="007F7917">
        <w:rPr>
          <w:rFonts w:eastAsia="宋体" w:cs="Times New Roman"/>
          <w:b/>
          <w:bCs/>
          <w:i/>
          <w:iCs/>
        </w:rPr>
        <w:t xml:space="preserve"> </w:t>
      </w:r>
      <w:r w:rsidRPr="007F7917">
        <w:rPr>
          <w:rFonts w:eastAsia="宋体" w:cs="Times New Roman"/>
          <w:bCs/>
          <w:i/>
          <w:iCs/>
        </w:rPr>
        <w:t>a</w:t>
      </w:r>
      <w:r w:rsidRPr="007F7917">
        <w:rPr>
          <w:rFonts w:eastAsia="宋体" w:cs="Times New Roman"/>
          <w:i/>
          <w:iCs/>
          <w:vertAlign w:val="subscript"/>
        </w:rPr>
        <w:t>n</w:t>
      </w:r>
      <w:r w:rsidRPr="007F7917">
        <w:rPr>
          <w:rFonts w:eastAsia="宋体" w:cs="Times New Roman"/>
        </w:rPr>
        <w:t>]</w:t>
      </w:r>
      <w:r w:rsidRPr="007F7917">
        <w:rPr>
          <w:rFonts w:eastAsia="宋体" w:cs="Times New Roman"/>
          <w:i/>
          <w:iCs/>
          <w:vertAlign w:val="superscript"/>
        </w:rPr>
        <w:t>T</w:t>
      </w:r>
      <w:r w:rsidRPr="007F7917">
        <w:rPr>
          <w:rFonts w:eastAsia="宋体" w:cs="Times New Roman"/>
        </w:rPr>
        <w:t>表示</w:t>
      </w:r>
      <w:r w:rsidR="00DA6F95" w:rsidRPr="007F7917">
        <w:rPr>
          <w:rFonts w:eastAsia="宋体" w:cs="Times New Roman"/>
        </w:rPr>
        <w:t>在</w:t>
      </w:r>
      <w:r w:rsidRPr="007F7917">
        <w:rPr>
          <w:rFonts w:eastAsia="宋体" w:cs="Times New Roman"/>
          <w:i/>
        </w:rPr>
        <w:t>n</w:t>
      </w:r>
      <w:r w:rsidRPr="007F7917">
        <w:rPr>
          <w:rFonts w:eastAsia="宋体" w:cs="Times New Roman"/>
        </w:rPr>
        <w:t>个频率上的</w:t>
      </w:r>
      <w:r w:rsidR="00A11B4C">
        <w:rPr>
          <w:rFonts w:eastAsia="宋体" w:cs="Times New Roman"/>
        </w:rPr>
        <w:t>窄巷</w:t>
      </w:r>
      <w:r w:rsidR="00683BA1">
        <w:rPr>
          <w:rFonts w:eastAsia="宋体" w:cs="Times New Roman"/>
        </w:rPr>
        <w:t>双差模糊度值</w:t>
      </w:r>
      <w:r w:rsidR="00683BA1">
        <w:rPr>
          <w:rFonts w:eastAsia="宋体" w:cs="Times New Roman" w:hint="eastAsia"/>
        </w:rPr>
        <w:t>；</w:t>
      </w:r>
      <w:r w:rsidRPr="007F7917">
        <w:rPr>
          <w:rFonts w:eastAsia="宋体" w:cs="Times New Roman"/>
          <w:b/>
          <w:bCs/>
          <w:i/>
          <w:iCs/>
        </w:rPr>
        <w:t>Q</w:t>
      </w:r>
      <w:r w:rsidRPr="007F7917">
        <w:rPr>
          <w:rFonts w:eastAsia="宋体" w:cs="Times New Roman"/>
          <w:b/>
          <w:bCs/>
          <w:i/>
          <w:iCs/>
          <w:vertAlign w:val="subscript"/>
        </w:rPr>
        <w:t>p</w:t>
      </w:r>
      <w:r w:rsidRPr="007F7917">
        <w:rPr>
          <w:rFonts w:eastAsia="宋体" w:cs="Times New Roman"/>
          <w:bCs/>
          <w:i/>
          <w:iCs/>
        </w:rPr>
        <w:t>=</w:t>
      </w:r>
      <w:r w:rsidR="003131C5" w:rsidRPr="003131C5">
        <w:rPr>
          <w:rFonts w:eastAsia="宋体" w:cs="Times New Roman"/>
          <w:bCs/>
          <w:i/>
          <w:iCs/>
          <w:position w:val="-18"/>
        </w:rPr>
        <w:object w:dxaOrig="1939" w:dyaOrig="480">
          <v:shape id="_x0000_i1034" type="#_x0000_t75" style="width:97.5pt;height:24pt" o:ole="">
            <v:imagedata r:id="rId35" o:title=""/>
          </v:shape>
          <o:OLEObject Type="Embed" ProgID="Equation.DSMT4" ShapeID="_x0000_i1034" DrawAspect="Content" ObjectID="_1586021618" r:id="rId36"/>
        </w:object>
      </w:r>
      <w:r w:rsidRPr="007F7917">
        <w:rPr>
          <w:rFonts w:eastAsia="宋体" w:cs="Times New Roman"/>
          <w:b/>
          <w:bCs/>
          <w:iCs/>
        </w:rPr>
        <w:t>，</w:t>
      </w:r>
      <w:r w:rsidRPr="007F7917">
        <w:rPr>
          <w:rFonts w:eastAsia="宋体" w:cs="Times New Roman"/>
          <w:b/>
          <w:bCs/>
          <w:i/>
          <w:iCs/>
        </w:rPr>
        <w:t>Q</w:t>
      </w:r>
      <w:r w:rsidRPr="007F7917">
        <w:rPr>
          <w:rFonts w:eastAsia="宋体" w:cs="Times New Roman"/>
          <w:b/>
          <w:bCs/>
          <w:i/>
          <w:iCs/>
          <w:vertAlign w:val="subscript"/>
        </w:rPr>
        <w:sym w:font="Symbol" w:char="F066"/>
      </w:r>
      <w:r w:rsidRPr="007F7917">
        <w:rPr>
          <w:rFonts w:eastAsia="宋体" w:cs="Times New Roman"/>
          <w:bCs/>
          <w:i/>
          <w:iCs/>
        </w:rPr>
        <w:t>=</w:t>
      </w:r>
      <w:r w:rsidR="003131C5" w:rsidRPr="003131C5">
        <w:rPr>
          <w:rFonts w:eastAsia="宋体" w:cs="Times New Roman"/>
          <w:bCs/>
          <w:i/>
          <w:iCs/>
          <w:position w:val="-18"/>
        </w:rPr>
        <w:object w:dxaOrig="1900" w:dyaOrig="480">
          <v:shape id="_x0000_i1035" type="#_x0000_t75" style="width:94.5pt;height:24pt" o:ole="">
            <v:imagedata r:id="rId37" o:title=""/>
          </v:shape>
          <o:OLEObject Type="Embed" ProgID="Equation.DSMT4" ShapeID="_x0000_i1035" DrawAspect="Content" ObjectID="_1586021619" r:id="rId38"/>
        </w:object>
      </w:r>
      <w:r w:rsidRPr="007F7917">
        <w:rPr>
          <w:rFonts w:eastAsia="宋体" w:cs="Times New Roman"/>
          <w:bCs/>
          <w:iCs/>
        </w:rPr>
        <w:t>，</w:t>
      </w:r>
      <w:r w:rsidR="003131C5" w:rsidRPr="003131C5">
        <w:rPr>
          <w:rFonts w:eastAsia="宋体" w:cs="Times New Roman"/>
          <w:bCs/>
          <w:iCs/>
          <w:position w:val="-14"/>
        </w:rPr>
        <w:object w:dxaOrig="360" w:dyaOrig="400">
          <v:shape id="_x0000_i1036" type="#_x0000_t75" style="width:19.5pt;height:20.25pt" o:ole="">
            <v:imagedata r:id="rId39" o:title=""/>
          </v:shape>
          <o:OLEObject Type="Embed" ProgID="Equation.DSMT4" ShapeID="_x0000_i1036" DrawAspect="Content" ObjectID="_1586021620" r:id="rId40"/>
        </w:object>
      </w:r>
      <w:r w:rsidR="003131C5">
        <w:rPr>
          <w:rFonts w:eastAsia="宋体" w:cs="Times New Roman" w:hint="eastAsia"/>
          <w:iCs/>
        </w:rPr>
        <w:t>,</w:t>
      </w:r>
      <w:r w:rsidR="003131C5">
        <w:rPr>
          <w:rFonts w:eastAsia="宋体" w:cs="Times New Roman"/>
          <w:iCs/>
        </w:rPr>
        <w:t xml:space="preserve"> </w:t>
      </w:r>
      <w:r w:rsidR="003131C5" w:rsidRPr="003131C5">
        <w:rPr>
          <w:rFonts w:eastAsia="宋体" w:cs="Times New Roman"/>
          <w:bCs/>
          <w:iCs/>
          <w:position w:val="-14"/>
        </w:rPr>
        <w:object w:dxaOrig="340" w:dyaOrig="400">
          <v:shape id="_x0000_i1037" type="#_x0000_t75" style="width:16.5pt;height:20.25pt" o:ole="">
            <v:imagedata r:id="rId41" o:title=""/>
          </v:shape>
          <o:OLEObject Type="Embed" ProgID="Equation.DSMT4" ShapeID="_x0000_i1037" DrawAspect="Content" ObjectID="_1586021621" r:id="rId42"/>
        </w:object>
      </w:r>
      <w:r w:rsidRPr="007F7917">
        <w:rPr>
          <w:rFonts w:eastAsia="宋体" w:cs="Times New Roman"/>
        </w:rPr>
        <w:t>对应</w:t>
      </w:r>
      <w:r w:rsidR="00FC07F2" w:rsidRPr="007F7917">
        <w:rPr>
          <w:rFonts w:eastAsia="宋体" w:cs="Times New Roman"/>
          <w:i/>
        </w:rPr>
        <w:t>f</w:t>
      </w:r>
      <w:r w:rsidR="00FC07F2" w:rsidRPr="007F7917">
        <w:rPr>
          <w:rFonts w:eastAsia="宋体" w:cs="Times New Roman"/>
          <w:i/>
          <w:vertAlign w:val="subscript"/>
        </w:rPr>
        <w:t>i</w:t>
      </w:r>
      <w:r w:rsidRPr="007F7917">
        <w:rPr>
          <w:rFonts w:eastAsia="宋体" w:cs="Times New Roman"/>
        </w:rPr>
        <w:t>的非差伪距与相位观测量的方差</w:t>
      </w:r>
      <w:r w:rsidRPr="007F7917">
        <w:rPr>
          <w:rFonts w:eastAsia="宋体" w:cs="Times New Roman"/>
          <w:bCs/>
        </w:rPr>
        <w:t>；</w:t>
      </w:r>
      <w:r w:rsidR="00375304" w:rsidRPr="00375304">
        <w:rPr>
          <w:rFonts w:eastAsia="宋体" w:cs="Times New Roman"/>
          <w:b/>
          <w:bCs/>
          <w:i/>
          <w:iCs/>
          <w:position w:val="-12"/>
        </w:rPr>
        <w:object w:dxaOrig="320" w:dyaOrig="380">
          <v:shape id="_x0000_i1038" type="#_x0000_t75" style="width:15.75pt;height:19.5pt" o:ole="">
            <v:imagedata r:id="rId43" o:title=""/>
          </v:shape>
          <o:OLEObject Type="Embed" ProgID="Equation.DSMT4" ShapeID="_x0000_i1038" DrawAspect="Content" ObjectID="_1586021622" r:id="rId44"/>
        </w:object>
      </w:r>
      <w:r w:rsidRPr="007F7917">
        <w:rPr>
          <w:rFonts w:eastAsia="宋体" w:cs="Times New Roman"/>
        </w:rPr>
        <w:t>表示双差操作后的高度角加权系数。</w:t>
      </w:r>
    </w:p>
    <w:p w:rsidR="00AE2096" w:rsidRPr="007F7917" w:rsidRDefault="003B1856" w:rsidP="001861C6">
      <w:pPr>
        <w:spacing w:line="240" w:lineRule="auto"/>
        <w:jc w:val="both"/>
        <w:rPr>
          <w:rFonts w:eastAsia="宋体" w:cs="Times New Roman"/>
        </w:rPr>
      </w:pPr>
      <w:r w:rsidRPr="007F7917">
        <w:rPr>
          <w:rFonts w:eastAsia="宋体" w:cs="Times New Roman"/>
        </w:rPr>
        <w:t>为了</w:t>
      </w:r>
      <w:r w:rsidR="00A70F3D" w:rsidRPr="007F7917">
        <w:rPr>
          <w:rFonts w:eastAsia="宋体" w:cs="Times New Roman"/>
        </w:rPr>
        <w:t>使得</w:t>
      </w:r>
      <w:r w:rsidR="00A11B4C">
        <w:rPr>
          <w:rFonts w:eastAsia="宋体" w:cs="Times New Roman"/>
        </w:rPr>
        <w:t>窄巷</w:t>
      </w:r>
      <w:r w:rsidRPr="007F7917">
        <w:rPr>
          <w:rFonts w:eastAsia="宋体" w:cs="Times New Roman"/>
        </w:rPr>
        <w:t>模糊度解算</w:t>
      </w:r>
      <w:r w:rsidR="00A70F3D" w:rsidRPr="007F7917">
        <w:rPr>
          <w:rFonts w:eastAsia="宋体" w:cs="Times New Roman"/>
        </w:rPr>
        <w:t>模型</w:t>
      </w:r>
      <w:r w:rsidRPr="007F7917">
        <w:rPr>
          <w:rFonts w:eastAsia="宋体" w:cs="Times New Roman"/>
        </w:rPr>
        <w:t>免受</w:t>
      </w:r>
      <w:r w:rsidR="006F5210" w:rsidRPr="007F7917">
        <w:rPr>
          <w:rFonts w:eastAsia="宋体" w:cs="Times New Roman"/>
        </w:rPr>
        <w:t>电离层</w:t>
      </w:r>
      <w:r w:rsidR="00571A3C" w:rsidRPr="007F7917">
        <w:rPr>
          <w:rFonts w:eastAsia="宋体" w:cs="Times New Roman"/>
        </w:rPr>
        <w:t>延迟</w:t>
      </w:r>
      <w:r w:rsidR="006F5210" w:rsidRPr="007F7917">
        <w:rPr>
          <w:rFonts w:eastAsia="宋体" w:cs="Times New Roman"/>
        </w:rPr>
        <w:t>影响，</w:t>
      </w:r>
      <w:r w:rsidR="0089279D" w:rsidRPr="007F7917">
        <w:rPr>
          <w:rFonts w:eastAsia="宋体" w:cs="Times New Roman"/>
        </w:rPr>
        <w:t>根据</w:t>
      </w:r>
      <w:r w:rsidR="001A273A">
        <w:rPr>
          <w:rFonts w:eastAsia="宋体" w:cs="Times New Roman" w:hint="eastAsia"/>
          <w:noProof/>
        </w:rPr>
        <w:t>文献</w:t>
      </w:r>
      <w:r w:rsidR="001A273A">
        <w:rPr>
          <w:rFonts w:eastAsia="宋体" w:cs="Times New Roman" w:hint="eastAsia"/>
          <w:noProof/>
        </w:rPr>
        <w:t>[</w:t>
      </w:r>
      <w:r w:rsidR="001A273A">
        <w:rPr>
          <w:rFonts w:eastAsia="宋体" w:cs="Times New Roman"/>
          <w:noProof/>
        </w:rPr>
        <w:t>15</w:t>
      </w:r>
      <w:r w:rsidR="001A273A">
        <w:rPr>
          <w:rFonts w:eastAsia="宋体" w:cs="Times New Roman" w:hint="eastAsia"/>
          <w:noProof/>
        </w:rPr>
        <w:t>]</w:t>
      </w:r>
      <w:r w:rsidR="00720290">
        <w:rPr>
          <w:rFonts w:eastAsia="宋体" w:cs="Times New Roman" w:hint="eastAsia"/>
          <w:noProof/>
        </w:rPr>
        <w:t>与</w:t>
      </w:r>
      <w:r w:rsidR="00720290">
        <w:rPr>
          <w:rFonts w:eastAsia="宋体" w:cs="Times New Roman" w:hint="eastAsia"/>
          <w:noProof/>
        </w:rPr>
        <w:t>[</w:t>
      </w:r>
      <w:r w:rsidR="00720290">
        <w:rPr>
          <w:rFonts w:eastAsia="宋体" w:cs="Times New Roman"/>
          <w:noProof/>
        </w:rPr>
        <w:t>16</w:t>
      </w:r>
      <w:r w:rsidR="00720290">
        <w:rPr>
          <w:rFonts w:eastAsia="宋体" w:cs="Times New Roman" w:hint="eastAsia"/>
          <w:noProof/>
        </w:rPr>
        <w:t>]</w:t>
      </w:r>
      <w:r w:rsidR="003F02EE" w:rsidRPr="007F7917">
        <w:rPr>
          <w:rFonts w:eastAsia="宋体" w:cs="Times New Roman"/>
          <w:noProof/>
        </w:rPr>
        <w:t>所提</w:t>
      </w:r>
      <w:r w:rsidR="0089279D" w:rsidRPr="007F7917">
        <w:rPr>
          <w:rFonts w:eastAsia="宋体" w:cs="Times New Roman"/>
          <w:noProof/>
        </w:rPr>
        <w:t>的</w:t>
      </w:r>
      <w:r w:rsidR="00AE2096" w:rsidRPr="007F7917">
        <w:rPr>
          <w:rFonts w:eastAsia="宋体" w:cs="Times New Roman"/>
        </w:rPr>
        <w:t>等价性原理设计</w:t>
      </w:r>
      <w:r w:rsidR="00350BA8">
        <w:rPr>
          <w:rFonts w:eastAsia="宋体" w:cs="Times New Roman"/>
        </w:rPr>
        <w:t>变换</w:t>
      </w:r>
      <w:r w:rsidR="00AE2096" w:rsidRPr="007F7917">
        <w:rPr>
          <w:rFonts w:eastAsia="宋体" w:cs="Times New Roman"/>
        </w:rPr>
        <w:t>矩阵</w:t>
      </w:r>
      <w:r w:rsidR="00AE2096" w:rsidRPr="007F7917">
        <w:rPr>
          <w:rFonts w:eastAsia="宋体" w:cs="Times New Roman"/>
          <w:b/>
          <w:i/>
        </w:rPr>
        <w:t>C</w:t>
      </w:r>
      <w:r w:rsidR="00777426" w:rsidRPr="00777426">
        <w:rPr>
          <w:rFonts w:eastAsia="宋体" w:cs="Times New Roman" w:hint="eastAsia"/>
        </w:rPr>
        <w:t>，</w:t>
      </w:r>
      <w:r w:rsidR="00AE2096" w:rsidRPr="007F7917">
        <w:rPr>
          <w:rFonts w:eastAsia="宋体" w:cs="Times New Roman"/>
        </w:rPr>
        <w:t>消除式</w:t>
      </w:r>
      <w:ins w:id="5" w:author="陆 仁锋" w:date="2018-04-23T18:42:00Z">
        <w:r w:rsidR="00BB387C" w:rsidRPr="007F7917">
          <w:rPr>
            <w:rFonts w:eastAsia="宋体" w:cs="Times New Roman"/>
          </w:rPr>
          <w:fldChar w:fldCharType="begin"/>
        </w:r>
        <w:r w:rsidR="00BB387C" w:rsidRPr="007F7917">
          <w:rPr>
            <w:rFonts w:eastAsia="宋体" w:cs="Times New Roman"/>
          </w:rPr>
          <w:instrText xml:space="preserve"> GOTOBUTTON ZEqnNum883115  \* MERGEFORMAT </w:instrText>
        </w:r>
        <w:r w:rsidR="00BB387C" w:rsidRPr="007F7917">
          <w:rPr>
            <w:rFonts w:eastAsia="宋体" w:cs="Times New Roman"/>
          </w:rPr>
          <w:fldChar w:fldCharType="begin"/>
        </w:r>
      </w:ins>
      <w:r w:rsidR="00BB387C" w:rsidRPr="007F7917">
        <w:rPr>
          <w:rFonts w:eastAsia="宋体" w:cs="Times New Roman"/>
        </w:rPr>
        <w:instrText xml:space="preserve"> REF ZEqnNum883115 \* Charformat \! \* MERGEFORMAT </w:instrText>
      </w:r>
      <w:ins w:id="6" w:author="陆 仁锋" w:date="2018-04-23T18:42:00Z">
        <w:r w:rsidR="00BB387C"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11</w:instrText>
      </w:r>
      <w:r w:rsidR="002A126A" w:rsidRPr="007F7917">
        <w:rPr>
          <w:rFonts w:eastAsia="宋体" w:cs="Times New Roman"/>
        </w:rPr>
        <w:instrText>)</w:instrText>
      </w:r>
      <w:ins w:id="7" w:author="陆 仁锋" w:date="2018-04-23T18:42:00Z">
        <w:r w:rsidR="00BB387C" w:rsidRPr="007F7917">
          <w:rPr>
            <w:rFonts w:eastAsia="宋体" w:cs="Times New Roman"/>
          </w:rPr>
          <w:fldChar w:fldCharType="end"/>
        </w:r>
        <w:r w:rsidR="00BB387C" w:rsidRPr="007F7917">
          <w:rPr>
            <w:rFonts w:eastAsia="宋体" w:cs="Times New Roman"/>
          </w:rPr>
          <w:fldChar w:fldCharType="end"/>
        </w:r>
      </w:ins>
      <w:del w:id="8" w:author="陆 仁锋" w:date="2018-04-23T18:42:00Z">
        <w:r w:rsidR="00BB387C" w:rsidRPr="007F7917">
          <w:rPr>
            <w:rFonts w:eastAsia="宋体" w:cs="Times New Roman"/>
          </w:rPr>
          <w:fldChar w:fldCharType="begin"/>
        </w:r>
        <w:r w:rsidR="00BB387C" w:rsidRPr="007F7917">
          <w:rPr>
            <w:rFonts w:eastAsia="宋体" w:cs="Times New Roman"/>
          </w:rPr>
          <w:delInstrText xml:space="preserve"> GOTOBUTTON ZEqnNum883115  \* MERGEFORMAT </w:delInstrText>
        </w:r>
        <w:r w:rsidR="00BB387C" w:rsidRPr="007F7917">
          <w:rPr>
            <w:rFonts w:eastAsia="宋体" w:cs="Times New Roman"/>
          </w:rPr>
          <w:fldChar w:fldCharType="begin"/>
        </w:r>
        <w:r w:rsidR="00BB387C" w:rsidRPr="007F7917">
          <w:rPr>
            <w:rFonts w:eastAsia="宋体" w:cs="Times New Roman"/>
          </w:rPr>
          <w:delInstrText xml:space="preserve"> REF ZEqnNum883115 \* Charformat \! \* MERGEFORMAT </w:delInstrText>
        </w:r>
        <w:r w:rsidR="00BB387C"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w:delInstrText>
        </w:r>
        <w:r w:rsidR="00E06C65" w:rsidRPr="007F7917">
          <w:rPr>
            <w:rFonts w:eastAsia="宋体" w:cs="Times New Roman"/>
          </w:rPr>
          <w:delInstrText>)</w:delInstrText>
        </w:r>
        <w:r w:rsidR="00BB387C" w:rsidRPr="007F7917">
          <w:rPr>
            <w:rFonts w:eastAsia="宋体" w:cs="Times New Roman"/>
          </w:rPr>
          <w:fldChar w:fldCharType="end"/>
        </w:r>
        <w:r w:rsidR="00BB387C" w:rsidRPr="007F7917">
          <w:rPr>
            <w:rFonts w:eastAsia="宋体" w:cs="Times New Roman"/>
          </w:rPr>
          <w:fldChar w:fldCharType="end"/>
        </w:r>
      </w:del>
      <w:r w:rsidR="00AE2096" w:rsidRPr="007F7917">
        <w:rPr>
          <w:rFonts w:eastAsia="宋体" w:cs="Times New Roman"/>
        </w:rPr>
        <w:t>中的</w:t>
      </w:r>
      <w:r w:rsidR="002067C2" w:rsidRPr="007F7917">
        <w:rPr>
          <w:rFonts w:eastAsia="宋体" w:cs="Times New Roman"/>
        </w:rPr>
        <w:t>倾斜</w:t>
      </w:r>
      <w:r w:rsidR="00AE2096" w:rsidRPr="007F7917">
        <w:rPr>
          <w:rFonts w:eastAsia="宋体" w:cs="Times New Roman"/>
        </w:rPr>
        <w:t>电离层</w:t>
      </w:r>
      <w:r w:rsidR="002067C2" w:rsidRPr="007F7917">
        <w:rPr>
          <w:rFonts w:eastAsia="宋体" w:cs="Times New Roman"/>
        </w:rPr>
        <w:t>延迟</w:t>
      </w:r>
      <w:r w:rsidR="00AE2096" w:rsidRPr="007F7917">
        <w:rPr>
          <w:rFonts w:eastAsia="宋体" w:cs="Times New Roman"/>
        </w:rPr>
        <w:t>参数</w:t>
      </w:r>
      <w:r w:rsidR="00AE2096" w:rsidRPr="007F7917">
        <w:rPr>
          <w:rFonts w:eastAsia="宋体" w:cs="Times New Roman"/>
          <w:i/>
        </w:rPr>
        <w:sym w:font="Symbol" w:char="F069"/>
      </w:r>
      <w:r w:rsidR="00AE2096" w:rsidRPr="007F7917">
        <w:rPr>
          <w:rFonts w:eastAsia="宋体" w:cs="Times New Roman"/>
        </w:rPr>
        <w:t>，建立</w:t>
      </w:r>
      <w:r w:rsidR="00690EB3" w:rsidRPr="007F7917">
        <w:rPr>
          <w:rFonts w:eastAsia="宋体" w:cs="Times New Roman"/>
        </w:rPr>
        <w:t>基于</w:t>
      </w:r>
      <w:r w:rsidR="00747031" w:rsidRPr="007F7917">
        <w:rPr>
          <w:rFonts w:eastAsia="宋体" w:cs="Times New Roman"/>
        </w:rPr>
        <w:t>GB-IF</w:t>
      </w:r>
      <w:r w:rsidR="00690EB3" w:rsidRPr="007F7917">
        <w:rPr>
          <w:rFonts w:eastAsia="宋体" w:cs="Times New Roman"/>
        </w:rPr>
        <w:t>的</w:t>
      </w:r>
      <w:r w:rsidR="00A11B4C">
        <w:rPr>
          <w:rFonts w:eastAsia="宋体" w:cs="Times New Roman"/>
        </w:rPr>
        <w:t>窄巷</w:t>
      </w:r>
      <w:r w:rsidR="006B3199" w:rsidRPr="007F7917">
        <w:rPr>
          <w:rFonts w:eastAsia="宋体" w:cs="Times New Roman"/>
        </w:rPr>
        <w:t>模糊度解算</w:t>
      </w:r>
      <w:r w:rsidR="00AE2096" w:rsidRPr="007F7917">
        <w:rPr>
          <w:rFonts w:eastAsia="宋体" w:cs="Times New Roman"/>
        </w:rPr>
        <w:t>模型</w:t>
      </w:r>
      <w:r w:rsidR="00747031" w:rsidRPr="007F7917">
        <w:rPr>
          <w:rFonts w:eastAsia="宋体" w:cs="Times New Roman"/>
        </w:rPr>
        <w:t>。</w:t>
      </w:r>
      <w:r w:rsidR="00AE2096" w:rsidRPr="007F7917">
        <w:rPr>
          <w:rFonts w:eastAsia="宋体" w:cs="Times New Roman"/>
        </w:rPr>
        <w:t>为了便于理论推导，将式</w:t>
      </w:r>
      <w:ins w:id="9" w:author="陆 仁锋" w:date="2018-04-23T18:42:00Z">
        <w:r w:rsidR="006F5210" w:rsidRPr="007F7917">
          <w:rPr>
            <w:rFonts w:eastAsia="宋体" w:cs="Times New Roman"/>
          </w:rPr>
          <w:fldChar w:fldCharType="begin"/>
        </w:r>
        <w:r w:rsidR="006F5210" w:rsidRPr="007F7917">
          <w:rPr>
            <w:rFonts w:eastAsia="宋体" w:cs="Times New Roman"/>
          </w:rPr>
          <w:instrText xml:space="preserve"> GOTOBUTTON ZEqnNum883115  \* MERGEFORMAT </w:instrText>
        </w:r>
        <w:r w:rsidR="006F5210" w:rsidRPr="007F7917">
          <w:rPr>
            <w:rFonts w:eastAsia="宋体" w:cs="Times New Roman"/>
          </w:rPr>
          <w:fldChar w:fldCharType="begin"/>
        </w:r>
      </w:ins>
      <w:r w:rsidR="006F5210" w:rsidRPr="007F7917">
        <w:rPr>
          <w:rFonts w:eastAsia="宋体" w:cs="Times New Roman"/>
        </w:rPr>
        <w:instrText xml:space="preserve"> REF ZEqnNum883115 \* Charformat \! \* MERGEFORMAT </w:instrText>
      </w:r>
      <w:ins w:id="10" w:author="陆 仁锋" w:date="2018-04-23T18:42:00Z">
        <w:r w:rsidR="006F5210"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11</w:instrText>
      </w:r>
      <w:r w:rsidR="002A126A" w:rsidRPr="007F7917">
        <w:rPr>
          <w:rFonts w:eastAsia="宋体" w:cs="Times New Roman"/>
        </w:rPr>
        <w:instrText>)</w:instrText>
      </w:r>
      <w:ins w:id="11" w:author="陆 仁锋" w:date="2018-04-23T18:42:00Z">
        <w:r w:rsidR="006F5210" w:rsidRPr="007F7917">
          <w:rPr>
            <w:rFonts w:eastAsia="宋体" w:cs="Times New Roman"/>
          </w:rPr>
          <w:fldChar w:fldCharType="end"/>
        </w:r>
        <w:r w:rsidR="006F5210" w:rsidRPr="007F7917">
          <w:rPr>
            <w:rFonts w:eastAsia="宋体" w:cs="Times New Roman"/>
          </w:rPr>
          <w:fldChar w:fldCharType="end"/>
        </w:r>
      </w:ins>
      <w:del w:id="12" w:author="陆 仁锋" w:date="2018-04-23T18:42:00Z">
        <w:r w:rsidR="006F5210" w:rsidRPr="007F7917">
          <w:rPr>
            <w:rFonts w:eastAsia="宋体" w:cs="Times New Roman"/>
          </w:rPr>
          <w:fldChar w:fldCharType="begin"/>
        </w:r>
        <w:r w:rsidR="006F5210" w:rsidRPr="007F7917">
          <w:rPr>
            <w:rFonts w:eastAsia="宋体" w:cs="Times New Roman"/>
          </w:rPr>
          <w:delInstrText xml:space="preserve"> GOTOBUTTON ZEqnNum883115  \* MERGEFORMAT </w:delInstrText>
        </w:r>
        <w:r w:rsidR="006F5210" w:rsidRPr="007F7917">
          <w:rPr>
            <w:rFonts w:eastAsia="宋体" w:cs="Times New Roman"/>
          </w:rPr>
          <w:fldChar w:fldCharType="begin"/>
        </w:r>
        <w:r w:rsidR="006F5210" w:rsidRPr="007F7917">
          <w:rPr>
            <w:rFonts w:eastAsia="宋体" w:cs="Times New Roman"/>
          </w:rPr>
          <w:delInstrText xml:space="preserve"> REF ZEqnNum883115 \* Charformat \! \* MERGEFORMAT </w:delInstrText>
        </w:r>
        <w:r w:rsidR="006F5210"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w:delInstrText>
        </w:r>
        <w:r w:rsidR="00E06C65" w:rsidRPr="007F7917">
          <w:rPr>
            <w:rFonts w:eastAsia="宋体" w:cs="Times New Roman"/>
          </w:rPr>
          <w:delInstrText>)</w:delInstrText>
        </w:r>
        <w:r w:rsidR="006F5210" w:rsidRPr="007F7917">
          <w:rPr>
            <w:rFonts w:eastAsia="宋体" w:cs="Times New Roman"/>
          </w:rPr>
          <w:fldChar w:fldCharType="end"/>
        </w:r>
        <w:r w:rsidR="006F5210" w:rsidRPr="007F7917">
          <w:rPr>
            <w:rFonts w:eastAsia="宋体" w:cs="Times New Roman"/>
          </w:rPr>
          <w:fldChar w:fldCharType="end"/>
        </w:r>
      </w:del>
      <w:r w:rsidR="00350BA8">
        <w:rPr>
          <w:rFonts w:eastAsia="宋体" w:cs="Times New Roman"/>
        </w:rPr>
        <w:t>变换</w:t>
      </w:r>
      <w:r w:rsidR="00AE2096" w:rsidRPr="007F7917">
        <w:rPr>
          <w:rFonts w:eastAsia="宋体" w:cs="Times New Roman"/>
        </w:rPr>
        <w:t>成，</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tab/>
      </w:r>
      <w:r w:rsidRPr="007F7917">
        <w:rPr>
          <w:rFonts w:eastAsia="宋体" w:cs="Times New Roman"/>
          <w:position w:val="-10"/>
        </w:rPr>
        <w:object w:dxaOrig="1040" w:dyaOrig="279">
          <v:shape id="_x0000_i1039" type="#_x0000_t75" style="width:51.75pt;height:14.25pt" o:ole="">
            <v:imagedata r:id="rId45" o:title=""/>
          </v:shape>
          <o:OLEObject Type="Embed" ProgID="Equation.DSMT4" ShapeID="_x0000_i1039" DrawAspect="Content" ObjectID="_1586021623" r:id="rId46"/>
        </w:object>
      </w:r>
      <w:r w:rsidRPr="007F7917">
        <w:rPr>
          <w:rFonts w:eastAsia="宋体" w:cs="Times New Roman"/>
        </w:rPr>
        <w:t xml:space="preserve"> </w:t>
      </w:r>
      <w:r w:rsidRPr="007F7917">
        <w:rPr>
          <w:rFonts w:eastAsia="宋体" w:cs="Times New Roman"/>
        </w:rPr>
        <w:tab/>
      </w:r>
      <w:ins w:id="13" w:author="陆 仁锋" w:date="2018-04-23T18:42:00Z">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ins>
      <w:r w:rsidR="002A126A">
        <w:rPr>
          <w:rFonts w:eastAsia="宋体" w:cs="Times New Roman"/>
          <w:noProof/>
        </w:rPr>
        <w:instrText>12</w:instrText>
      </w:r>
      <w:ins w:id="14" w:author="陆 仁锋" w:date="2018-04-23T18:42:00Z">
        <w:r w:rsidRPr="007F7917">
          <w:rPr>
            <w:rFonts w:eastAsia="宋体" w:cs="Times New Roman"/>
            <w:noProof/>
          </w:rPr>
          <w:fldChar w:fldCharType="end"/>
        </w:r>
        <w:r w:rsidRPr="007F7917">
          <w:rPr>
            <w:rFonts w:eastAsia="宋体" w:cs="Times New Roman"/>
          </w:rPr>
          <w:instrText>)</w:instrText>
        </w:r>
        <w:r w:rsidRPr="007F7917">
          <w:rPr>
            <w:rFonts w:eastAsia="宋体" w:cs="Times New Roman"/>
          </w:rPr>
          <w:fldChar w:fldCharType="end"/>
        </w:r>
      </w:ins>
      <w:del w:id="15" w:author="陆 仁锋" w:date="2018-04-23T18:42:00Z">
        <w:r w:rsidRPr="007F7917">
          <w:rPr>
            <w:rFonts w:eastAsia="宋体" w:cs="Times New Roman"/>
          </w:rPr>
          <w:fldChar w:fldCharType="begin"/>
        </w:r>
        <w:r w:rsidRPr="007F7917">
          <w:rPr>
            <w:rFonts w:eastAsia="宋体" w:cs="Times New Roman"/>
          </w:rPr>
          <w:delInstrText xml:space="preserve"> MACROBUTTON MTPlaceRef \* MERGEFORMAT </w:delInstrText>
        </w:r>
        <w:r w:rsidRPr="007F7917">
          <w:rPr>
            <w:rFonts w:eastAsia="宋体" w:cs="Times New Roman"/>
          </w:rPr>
          <w:fldChar w:fldCharType="begin"/>
        </w:r>
        <w:r w:rsidRPr="007F7917">
          <w:rPr>
            <w:rFonts w:eastAsia="宋体" w:cs="Times New Roman"/>
          </w:rPr>
          <w:delInstrText xml:space="preserve"> SEQ MTEqn \h \* MERGEFORMAT </w:delInstrText>
        </w:r>
        <w:r w:rsidRPr="007F7917">
          <w:rPr>
            <w:rFonts w:eastAsia="宋体" w:cs="Times New Roman"/>
          </w:rPr>
          <w:fldChar w:fldCharType="end"/>
        </w:r>
        <w:r w:rsidRPr="007F7917">
          <w:rPr>
            <w:rFonts w:eastAsia="宋体" w:cs="Times New Roman"/>
          </w:rPr>
          <w:delInstrText>(</w:delInstrText>
        </w:r>
        <w:r w:rsidRPr="007F7917">
          <w:rPr>
            <w:rFonts w:eastAsia="宋体" w:cs="Times New Roman"/>
          </w:rPr>
          <w:fldChar w:fldCharType="begin"/>
        </w:r>
        <w:r w:rsidRPr="007F7917">
          <w:rPr>
            <w:rFonts w:eastAsia="宋体" w:cs="Times New Roman"/>
          </w:rPr>
          <w:delInstrText xml:space="preserve"> SEQ MTEqn \c \* Arabic \* MERGEFORMAT </w:delInstrText>
        </w:r>
        <w:r w:rsidRPr="007F7917">
          <w:rPr>
            <w:rFonts w:eastAsia="宋体" w:cs="Times New Roman"/>
          </w:rPr>
          <w:fldChar w:fldCharType="separate"/>
        </w:r>
        <w:r w:rsidR="00E06C65">
          <w:rPr>
            <w:rFonts w:eastAsia="宋体" w:cs="Times New Roman"/>
            <w:noProof/>
          </w:rPr>
          <w:delInstrText>2</w:delInstrText>
        </w:r>
        <w:r w:rsidRPr="007F7917">
          <w:rPr>
            <w:rFonts w:eastAsia="宋体" w:cs="Times New Roman"/>
            <w:noProof/>
          </w:rPr>
          <w:fldChar w:fldCharType="end"/>
        </w:r>
        <w:r w:rsidRPr="007F7917">
          <w:rPr>
            <w:rFonts w:eastAsia="宋体" w:cs="Times New Roman"/>
          </w:rPr>
          <w:delInstrText>)</w:delInstrText>
        </w:r>
        <w:r w:rsidRPr="007F7917">
          <w:rPr>
            <w:rFonts w:eastAsia="宋体" w:cs="Times New Roman"/>
          </w:rPr>
          <w:fldChar w:fldCharType="end"/>
        </w:r>
      </w:del>
      <w:del w:id="16" w:author="陆 仁锋" w:date="2018-04-23T18:44:00Z">
        <w:r w:rsidRPr="007F7917">
          <w:rPr>
            <w:rFonts w:eastAsia="宋体" w:cs="Times New Roman"/>
          </w:rPr>
          <w:fldChar w:fldCharType="begin"/>
        </w:r>
        <w:r w:rsidRPr="007F7917">
          <w:rPr>
            <w:rFonts w:eastAsia="宋体" w:cs="Times New Roman"/>
          </w:rPr>
          <w:delInstrText xml:space="preserve"> MACROBUTTON MTPlaceRef \* MERGEFORMAT </w:delInstrText>
        </w:r>
        <w:r w:rsidRPr="007F7917">
          <w:rPr>
            <w:rFonts w:eastAsia="宋体" w:cs="Times New Roman"/>
          </w:rPr>
          <w:fldChar w:fldCharType="begin"/>
        </w:r>
        <w:r w:rsidRPr="007F7917">
          <w:rPr>
            <w:rFonts w:eastAsia="宋体" w:cs="Times New Roman"/>
          </w:rPr>
          <w:delInstrText xml:space="preserve"> SEQ MTEqn \h \* MERGEFORMAT </w:delInstrText>
        </w:r>
        <w:r w:rsidRPr="007F7917">
          <w:rPr>
            <w:rFonts w:eastAsia="宋体" w:cs="Times New Roman"/>
          </w:rPr>
          <w:fldChar w:fldCharType="end"/>
        </w:r>
        <w:r w:rsidRPr="007F7917">
          <w:rPr>
            <w:rFonts w:eastAsia="宋体" w:cs="Times New Roman"/>
          </w:rPr>
          <w:delInstrText>(</w:delInstrText>
        </w:r>
        <w:r w:rsidRPr="007F7917">
          <w:rPr>
            <w:rFonts w:eastAsia="宋体" w:cs="Times New Roman"/>
          </w:rPr>
          <w:fldChar w:fldCharType="begin"/>
        </w:r>
        <w:r w:rsidRPr="007F7917">
          <w:rPr>
            <w:rFonts w:eastAsia="宋体" w:cs="Times New Roman"/>
          </w:rPr>
          <w:delInstrText xml:space="preserve"> SEQ MTEqn \c \* Arabic \* MERGEFORMAT </w:delInstrText>
        </w:r>
        <w:r w:rsidRPr="007F7917">
          <w:rPr>
            <w:rFonts w:eastAsia="宋体" w:cs="Times New Roman"/>
          </w:rPr>
          <w:fldChar w:fldCharType="separate"/>
        </w:r>
        <w:r w:rsidR="00E06C65">
          <w:rPr>
            <w:rFonts w:eastAsia="宋体" w:cs="Times New Roman"/>
            <w:noProof/>
          </w:rPr>
          <w:delInstrText>2</w:delInstrText>
        </w:r>
        <w:r w:rsidRPr="007F7917">
          <w:rPr>
            <w:rFonts w:eastAsia="宋体" w:cs="Times New Roman"/>
            <w:noProof/>
          </w:rPr>
          <w:fldChar w:fldCharType="end"/>
        </w:r>
        <w:r w:rsidRPr="007F7917">
          <w:rPr>
            <w:rFonts w:eastAsia="宋体" w:cs="Times New Roman"/>
          </w:rPr>
          <w:delInstrText>)</w:delInstrText>
        </w:r>
        <w:r w:rsidRPr="007F7917">
          <w:rPr>
            <w:rFonts w:eastAsia="宋体" w:cs="Times New Roman"/>
          </w:rPr>
          <w:fldChar w:fldCharType="end"/>
        </w:r>
      </w:del>
    </w:p>
    <w:p w:rsidR="00AE2096" w:rsidRPr="007F7917" w:rsidRDefault="00AE2096" w:rsidP="001861C6">
      <w:pPr>
        <w:spacing w:line="240" w:lineRule="auto"/>
        <w:ind w:firstLine="0"/>
        <w:jc w:val="both"/>
        <w:rPr>
          <w:rFonts w:eastAsia="宋体" w:cs="Times New Roman"/>
        </w:rPr>
      </w:pPr>
      <w:r w:rsidRPr="007F7917">
        <w:rPr>
          <w:rFonts w:eastAsia="宋体" w:cs="Times New Roman"/>
        </w:rPr>
        <w:t>其中，</w:t>
      </w:r>
      <w:r w:rsidRPr="007F7917">
        <w:rPr>
          <w:rFonts w:eastAsia="宋体" w:cs="Times New Roman"/>
          <w:b/>
          <w:i/>
        </w:rPr>
        <w:t>l</w:t>
      </w:r>
      <w:r w:rsidR="006B3199" w:rsidRPr="007F7917">
        <w:rPr>
          <w:rFonts w:eastAsia="宋体" w:cs="Times New Roman"/>
        </w:rPr>
        <w:t>=[</w:t>
      </w:r>
      <w:r w:rsidR="006B3199" w:rsidRPr="007F7917">
        <w:rPr>
          <w:rFonts w:eastAsia="宋体" w:cs="Times New Roman"/>
          <w:b/>
          <w:i/>
        </w:rPr>
        <w:t xml:space="preserve"> p</w:t>
      </w:r>
      <w:r w:rsidR="004227D3" w:rsidRPr="007F7917">
        <w:rPr>
          <w:rFonts w:eastAsia="宋体" w:cs="Times New Roman"/>
        </w:rPr>
        <w:t xml:space="preserve">; </w:t>
      </w:r>
      <w:r w:rsidR="006B3199" w:rsidRPr="007F7917">
        <w:rPr>
          <w:rFonts w:eastAsia="宋体" w:cs="Times New Roman"/>
          <w:b/>
          <w:i/>
        </w:rPr>
        <w:sym w:font="Symbol" w:char="F066"/>
      </w:r>
      <w:r w:rsidR="006B3199" w:rsidRPr="007F7917">
        <w:rPr>
          <w:rFonts w:eastAsia="宋体" w:cs="Times New Roman"/>
        </w:rPr>
        <w:t>]</w:t>
      </w:r>
      <w:r w:rsidRPr="007F7917">
        <w:rPr>
          <w:rFonts w:eastAsia="宋体" w:cs="Times New Roman"/>
        </w:rPr>
        <w:t>；</w:t>
      </w:r>
      <w:r w:rsidRPr="007F7917">
        <w:rPr>
          <w:rFonts w:eastAsia="宋体" w:cs="Times New Roman"/>
          <w:b/>
          <w:i/>
        </w:rPr>
        <w:t>x</w:t>
      </w:r>
      <w:r w:rsidR="006B3199" w:rsidRPr="007F7917">
        <w:rPr>
          <w:rFonts w:eastAsia="宋体" w:cs="Times New Roman"/>
        </w:rPr>
        <w:t>=[</w:t>
      </w:r>
      <w:r w:rsidRPr="007F7917">
        <w:rPr>
          <w:rFonts w:eastAsia="宋体" w:cs="Times New Roman"/>
          <w:b/>
          <w:i/>
        </w:rPr>
        <w:t>b</w:t>
      </w:r>
      <w:r w:rsidR="004227D3" w:rsidRPr="007F7917">
        <w:rPr>
          <w:rFonts w:eastAsia="宋体" w:cs="Times New Roman"/>
        </w:rPr>
        <w:t>;</w:t>
      </w:r>
      <w:r w:rsidR="003462F8" w:rsidRPr="007F7917">
        <w:rPr>
          <w:rFonts w:eastAsia="宋体" w:cs="Times New Roman"/>
        </w:rPr>
        <w:t xml:space="preserve"> </w:t>
      </w:r>
      <w:r w:rsidRPr="007F7917">
        <w:rPr>
          <w:rFonts w:eastAsia="宋体" w:cs="Times New Roman"/>
          <w:i/>
        </w:rPr>
        <w:sym w:font="Symbol" w:char="F074"/>
      </w:r>
      <w:r w:rsidR="00195611" w:rsidRPr="007F7917">
        <w:rPr>
          <w:rFonts w:eastAsia="宋体" w:cs="Times New Roman"/>
          <w:i/>
        </w:rPr>
        <w:t xml:space="preserve"> </w:t>
      </w:r>
      <w:r w:rsidR="004227D3" w:rsidRPr="007F7917">
        <w:rPr>
          <w:rFonts w:eastAsia="宋体" w:cs="Times New Roman"/>
        </w:rPr>
        <w:t>;</w:t>
      </w:r>
      <w:r w:rsidR="003462F8" w:rsidRPr="007F7917">
        <w:rPr>
          <w:rFonts w:eastAsia="宋体" w:cs="Times New Roman"/>
        </w:rPr>
        <w:t xml:space="preserve"> </w:t>
      </w:r>
      <w:r w:rsidRPr="007F7917">
        <w:rPr>
          <w:rFonts w:eastAsia="宋体" w:cs="Times New Roman"/>
          <w:b/>
          <w:i/>
        </w:rPr>
        <w:t>a</w:t>
      </w:r>
      <w:r w:rsidR="006B3199" w:rsidRPr="007F7917">
        <w:rPr>
          <w:rFonts w:eastAsia="宋体" w:cs="Times New Roman"/>
        </w:rPr>
        <w:t>]</w:t>
      </w:r>
      <w:r w:rsidRPr="007F7917">
        <w:rPr>
          <w:rFonts w:eastAsia="宋体" w:cs="Times New Roman"/>
        </w:rPr>
        <w:t>，</w:t>
      </w:r>
      <w:r w:rsidRPr="007F7917">
        <w:rPr>
          <w:rFonts w:eastAsia="宋体" w:cs="Times New Roman"/>
          <w:b/>
          <w:i/>
        </w:rPr>
        <w:t>A</w:t>
      </w:r>
      <w:r w:rsidRPr="007F7917">
        <w:rPr>
          <w:rFonts w:eastAsia="宋体" w:cs="Times New Roman"/>
        </w:rPr>
        <w:t>为相应的设计矩阵；</w:t>
      </w:r>
      <w:r w:rsidRPr="007F7917">
        <w:rPr>
          <w:rFonts w:eastAsia="宋体" w:cs="Times New Roman"/>
          <w:b/>
          <w:i/>
        </w:rPr>
        <w:t>y</w:t>
      </w:r>
      <w:r w:rsidR="009C7F20" w:rsidRPr="007F7917">
        <w:rPr>
          <w:rFonts w:eastAsia="宋体" w:cs="Times New Roman"/>
        </w:rPr>
        <w:t>=</w:t>
      </w:r>
      <w:r w:rsidRPr="007F7917">
        <w:rPr>
          <w:rFonts w:eastAsia="宋体" w:cs="Times New Roman"/>
          <w:i/>
        </w:rPr>
        <w:sym w:font="Symbol" w:char="F069"/>
      </w:r>
      <w:r w:rsidRPr="007F7917">
        <w:rPr>
          <w:rFonts w:eastAsia="宋体" w:cs="Times New Roman"/>
        </w:rPr>
        <w:t>，</w:t>
      </w:r>
      <w:r w:rsidRPr="007F7917">
        <w:rPr>
          <w:rFonts w:eastAsia="宋体" w:cs="Times New Roman"/>
          <w:b/>
          <w:i/>
        </w:rPr>
        <w:t>B</w:t>
      </w:r>
      <w:r w:rsidRPr="007F7917">
        <w:rPr>
          <w:rFonts w:eastAsia="宋体" w:cs="Times New Roman"/>
        </w:rPr>
        <w:t>为相应的设计矩阵。</w:t>
      </w:r>
    </w:p>
    <w:p w:rsidR="00AE2096" w:rsidRPr="007F7917" w:rsidRDefault="00AE2096" w:rsidP="001861C6">
      <w:pPr>
        <w:spacing w:line="240" w:lineRule="auto"/>
        <w:jc w:val="both"/>
        <w:rPr>
          <w:rFonts w:eastAsia="宋体" w:cs="Times New Roman"/>
        </w:rPr>
      </w:pPr>
      <w:r w:rsidRPr="007F7917">
        <w:rPr>
          <w:rFonts w:eastAsia="宋体" w:cs="Times New Roman"/>
        </w:rPr>
        <w:t>为了等价消除电离层</w:t>
      </w:r>
      <w:r w:rsidR="00802679" w:rsidRPr="007F7917">
        <w:rPr>
          <w:rFonts w:eastAsia="宋体" w:cs="Times New Roman"/>
        </w:rPr>
        <w:t>延迟</w:t>
      </w:r>
      <w:r w:rsidRPr="007F7917">
        <w:rPr>
          <w:rFonts w:eastAsia="宋体" w:cs="Times New Roman"/>
        </w:rPr>
        <w:t>分量，</w:t>
      </w:r>
      <w:r w:rsidR="00350BA8">
        <w:rPr>
          <w:rFonts w:eastAsia="宋体" w:cs="Times New Roman"/>
        </w:rPr>
        <w:t>变换</w:t>
      </w:r>
      <w:r w:rsidRPr="007F7917">
        <w:rPr>
          <w:rFonts w:eastAsia="宋体" w:cs="Times New Roman"/>
        </w:rPr>
        <w:t>矩阵</w:t>
      </w:r>
      <w:r w:rsidRPr="007F7917">
        <w:rPr>
          <w:rFonts w:eastAsia="宋体" w:cs="Times New Roman"/>
          <w:b/>
          <w:i/>
        </w:rPr>
        <w:t>C</w:t>
      </w:r>
      <w:r w:rsidRPr="007F7917">
        <w:rPr>
          <w:rFonts w:eastAsia="宋体" w:cs="Times New Roman"/>
        </w:rPr>
        <w:t>应满足如下条件，</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tab/>
      </w:r>
      <w:r w:rsidR="00C873FA" w:rsidRPr="007F7917">
        <w:rPr>
          <w:rFonts w:eastAsia="宋体" w:cs="Times New Roman"/>
          <w:position w:val="-12"/>
        </w:rPr>
        <w:object w:dxaOrig="2340" w:dyaOrig="340">
          <v:shape id="_x0000_i1040" type="#_x0000_t75" style="width:114.75pt;height:16.5pt" o:ole="">
            <v:imagedata r:id="rId47" o:title=""/>
          </v:shape>
          <o:OLEObject Type="Embed" ProgID="Equation.DSMT4" ShapeID="_x0000_i1040" DrawAspect="Content" ObjectID="_1586021624" r:id="rId48"/>
        </w:objec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17" w:name="ZEqnNum818159"/>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r w:rsidR="002A126A">
        <w:rPr>
          <w:rFonts w:eastAsia="宋体" w:cs="Times New Roman"/>
          <w:noProof/>
        </w:rPr>
        <w:instrText>13</w:instrText>
      </w:r>
      <w:r w:rsidRPr="007F7917">
        <w:rPr>
          <w:rFonts w:eastAsia="宋体" w:cs="Times New Roman"/>
          <w:noProof/>
        </w:rPr>
        <w:fldChar w:fldCharType="end"/>
      </w:r>
      <w:r w:rsidRPr="007F7917">
        <w:rPr>
          <w:rFonts w:eastAsia="宋体" w:cs="Times New Roman"/>
        </w:rPr>
        <w:instrText>)</w:instrText>
      </w:r>
      <w:bookmarkEnd w:id="17"/>
      <w:r w:rsidRPr="007F7917">
        <w:rPr>
          <w:rFonts w:eastAsia="宋体" w:cs="Times New Roman"/>
        </w:rPr>
        <w:fldChar w:fldCharType="end"/>
      </w:r>
    </w:p>
    <w:p w:rsidR="00422ACD" w:rsidRDefault="00AE2096" w:rsidP="001861C6">
      <w:pPr>
        <w:spacing w:line="240" w:lineRule="auto"/>
        <w:jc w:val="both"/>
        <w:rPr>
          <w:rFonts w:eastAsia="宋体" w:cs="Times New Roman"/>
        </w:rPr>
      </w:pPr>
      <w:r w:rsidRPr="007F7917">
        <w:rPr>
          <w:rFonts w:eastAsia="宋体" w:cs="Times New Roman"/>
        </w:rPr>
        <w:t>根据式</w:t>
      </w:r>
      <w:ins w:id="18" w:author="陆 仁锋" w:date="2018-04-23T18:42:00Z">
        <w:r w:rsidRPr="007F7917">
          <w:rPr>
            <w:rFonts w:eastAsia="宋体" w:cs="Times New Roman"/>
          </w:rPr>
          <w:fldChar w:fldCharType="begin"/>
        </w:r>
        <w:r w:rsidRPr="007F7917">
          <w:rPr>
            <w:rFonts w:eastAsia="宋体" w:cs="Times New Roman"/>
          </w:rPr>
          <w:instrText xml:space="preserve"> GOTOBUTTON ZEqnNum818159  \* MERGEFORMAT </w:instrText>
        </w:r>
        <w:r w:rsidRPr="007F7917">
          <w:rPr>
            <w:rFonts w:eastAsia="宋体" w:cs="Times New Roman"/>
          </w:rPr>
          <w:fldChar w:fldCharType="begin"/>
        </w:r>
      </w:ins>
      <w:r w:rsidRPr="007F7917">
        <w:rPr>
          <w:rFonts w:eastAsia="宋体" w:cs="Times New Roman"/>
        </w:rPr>
        <w:instrText xml:space="preserve"> REF ZEqnNum818159 \* Charformat \! \* MERGEFORMAT </w:instrText>
      </w:r>
      <w:ins w:id="19" w:author="陆 仁锋" w:date="2018-04-23T18:42:00Z">
        <w:r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13</w:instrText>
      </w:r>
      <w:r w:rsidR="002A126A" w:rsidRPr="007F7917">
        <w:rPr>
          <w:rFonts w:eastAsia="宋体" w:cs="Times New Roman"/>
        </w:rPr>
        <w:instrText>)</w:instrText>
      </w:r>
      <w:ins w:id="20" w:author="陆 仁锋" w:date="2018-04-23T18:42:00Z">
        <w:r w:rsidRPr="007F7917">
          <w:rPr>
            <w:rFonts w:eastAsia="宋体" w:cs="Times New Roman"/>
          </w:rPr>
          <w:fldChar w:fldCharType="end"/>
        </w:r>
        <w:r w:rsidRPr="007F7917">
          <w:rPr>
            <w:rFonts w:eastAsia="宋体" w:cs="Times New Roman"/>
          </w:rPr>
          <w:fldChar w:fldCharType="end"/>
        </w:r>
      </w:ins>
      <w:del w:id="21" w:author="陆 仁锋" w:date="2018-04-23T18:42:00Z">
        <w:r w:rsidRPr="007F7917">
          <w:rPr>
            <w:rFonts w:eastAsia="宋体" w:cs="Times New Roman"/>
          </w:rPr>
          <w:fldChar w:fldCharType="begin"/>
        </w:r>
        <w:r w:rsidRPr="007F7917">
          <w:rPr>
            <w:rFonts w:eastAsia="宋体" w:cs="Times New Roman"/>
          </w:rPr>
          <w:delInstrText xml:space="preserve"> GOTOBUTTON ZEqnNum818159  \* MERGEFORMAT </w:delInstrText>
        </w:r>
        <w:r w:rsidRPr="007F7917">
          <w:rPr>
            <w:rFonts w:eastAsia="宋体" w:cs="Times New Roman"/>
          </w:rPr>
          <w:fldChar w:fldCharType="begin"/>
        </w:r>
        <w:r w:rsidRPr="007F7917">
          <w:rPr>
            <w:rFonts w:eastAsia="宋体" w:cs="Times New Roman"/>
          </w:rPr>
          <w:delInstrText xml:space="preserve"> REF ZEqnNum818159 \* Charformat \! \* MERGEFORMAT </w:delInstrText>
        </w:r>
        <w:r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3</w:delInstrText>
        </w:r>
        <w:r w:rsidR="00E06C65" w:rsidRPr="007F7917">
          <w:rPr>
            <w:rFonts w:eastAsia="宋体" w:cs="Times New Roman"/>
          </w:rPr>
          <w:delInstrText>)</w:delInstrText>
        </w:r>
        <w:r w:rsidRPr="007F7917">
          <w:rPr>
            <w:rFonts w:eastAsia="宋体" w:cs="Times New Roman"/>
          </w:rPr>
          <w:fldChar w:fldCharType="end"/>
        </w:r>
        <w:r w:rsidRPr="007F7917">
          <w:rPr>
            <w:rFonts w:eastAsia="宋体" w:cs="Times New Roman"/>
          </w:rPr>
          <w:fldChar w:fldCharType="end"/>
        </w:r>
      </w:del>
      <w:r w:rsidRPr="007F7917">
        <w:rPr>
          <w:rFonts w:eastAsia="宋体" w:cs="Times New Roman"/>
        </w:rPr>
        <w:t>的约束条件可知，</w:t>
      </w:r>
      <w:r w:rsidR="00350BA8">
        <w:rPr>
          <w:rFonts w:eastAsia="宋体" w:cs="Times New Roman"/>
        </w:rPr>
        <w:t>变换</w:t>
      </w:r>
      <w:r w:rsidRPr="007F7917">
        <w:rPr>
          <w:rFonts w:eastAsia="宋体" w:cs="Times New Roman"/>
        </w:rPr>
        <w:t>矩阵</w:t>
      </w:r>
      <w:r w:rsidRPr="007F7917">
        <w:rPr>
          <w:rFonts w:eastAsia="宋体" w:cs="Times New Roman"/>
          <w:b/>
          <w:i/>
        </w:rPr>
        <w:t>C</w:t>
      </w:r>
      <w:r w:rsidRPr="007F7917">
        <w:rPr>
          <w:rFonts w:eastAsia="宋体" w:cs="Times New Roman"/>
        </w:rPr>
        <w:t>属于</w:t>
      </w:r>
      <w:r w:rsidRPr="007F7917">
        <w:rPr>
          <w:rFonts w:eastAsia="宋体" w:cs="Times New Roman"/>
          <w:b/>
          <w:i/>
        </w:rPr>
        <w:t>B</w:t>
      </w:r>
      <w:r w:rsidRPr="007F7917">
        <w:rPr>
          <w:rFonts w:eastAsia="宋体" w:cs="Times New Roman"/>
        </w:rPr>
        <w:t>的左零空间，即</w:t>
      </w:r>
      <w:r w:rsidRPr="007F7917">
        <w:rPr>
          <w:rFonts w:eastAsia="宋体" w:cs="Times New Roman"/>
          <w:b/>
          <w:i/>
        </w:rPr>
        <w:t>C</w:t>
      </w:r>
      <w:r w:rsidRPr="007F7917">
        <w:rPr>
          <w:rFonts w:eastAsia="宋体" w:cs="Times New Roman"/>
        </w:rPr>
        <w:sym w:font="Symbol" w:char="F0CE"/>
      </w:r>
      <w:r w:rsidRPr="007F7917">
        <w:rPr>
          <w:rFonts w:eastAsia="宋体" w:cs="Times New Roman"/>
          <w:i/>
        </w:rPr>
        <w:t>N</w:t>
      </w:r>
      <w:r w:rsidR="00046343" w:rsidRPr="007F7917">
        <w:rPr>
          <w:rFonts w:eastAsia="宋体" w:cs="Times New Roman"/>
          <w:i/>
        </w:rPr>
        <w:t>ull</w:t>
      </w:r>
      <w:r w:rsidRPr="007F7917">
        <w:rPr>
          <w:rFonts w:eastAsia="宋体" w:cs="Times New Roman"/>
        </w:rPr>
        <w:t>(</w:t>
      </w:r>
      <w:r w:rsidRPr="007F7917">
        <w:rPr>
          <w:rFonts w:eastAsia="宋体" w:cs="Times New Roman"/>
          <w:b/>
          <w:i/>
        </w:rPr>
        <w:t>B</w:t>
      </w:r>
      <w:r w:rsidRPr="007F7917">
        <w:rPr>
          <w:rFonts w:eastAsia="宋体" w:cs="Times New Roman"/>
        </w:rPr>
        <w:t>)</w:t>
      </w:r>
      <w:r w:rsidR="001A273A">
        <w:rPr>
          <w:rFonts w:eastAsia="宋体" w:cs="Times New Roman"/>
        </w:rPr>
        <w:t>。</w:t>
      </w:r>
      <w:r w:rsidR="001A273A">
        <w:rPr>
          <w:rFonts w:eastAsia="宋体" w:cs="Times New Roman" w:hint="eastAsia"/>
        </w:rPr>
        <w:t>根据文献</w:t>
      </w:r>
      <w:r w:rsidR="001A273A">
        <w:rPr>
          <w:rFonts w:eastAsia="宋体" w:cs="Times New Roman" w:hint="eastAsia"/>
        </w:rPr>
        <w:t>[</w:t>
      </w:r>
      <w:r w:rsidR="001A273A">
        <w:rPr>
          <w:rFonts w:eastAsia="宋体" w:cs="Times New Roman"/>
        </w:rPr>
        <w:t>1</w:t>
      </w:r>
      <w:r w:rsidR="00F2122D">
        <w:rPr>
          <w:rFonts w:eastAsia="宋体" w:cs="Times New Roman"/>
        </w:rPr>
        <w:t>7</w:t>
      </w:r>
      <w:r w:rsidR="001A273A">
        <w:rPr>
          <w:rFonts w:eastAsia="宋体" w:cs="Times New Roman" w:hint="eastAsia"/>
        </w:rPr>
        <w:t>]</w:t>
      </w:r>
      <w:r w:rsidRPr="007F7917">
        <w:rPr>
          <w:rFonts w:eastAsia="宋体" w:cs="Times New Roman"/>
        </w:rPr>
        <w:t>提出的定理</w:t>
      </w:r>
      <w:r w:rsidRPr="007F7917">
        <w:rPr>
          <w:rFonts w:eastAsia="宋体" w:cs="Times New Roman"/>
        </w:rPr>
        <w:t>2</w:t>
      </w:r>
      <w:r w:rsidRPr="007F7917">
        <w:rPr>
          <w:rFonts w:eastAsia="宋体" w:cs="Times New Roman"/>
        </w:rPr>
        <w:t>可知，</w:t>
      </w:r>
    </w:p>
    <w:p w:rsidR="00422ACD" w:rsidRDefault="00422ACD" w:rsidP="001861C6">
      <w:pPr>
        <w:pStyle w:val="MTDisplayEquation"/>
        <w:spacing w:line="240" w:lineRule="auto"/>
      </w:pPr>
      <w:r>
        <w:tab/>
      </w:r>
      <w:r w:rsidR="000F2760" w:rsidRPr="000F2760">
        <w:rPr>
          <w:position w:val="-14"/>
        </w:rPr>
        <w:object w:dxaOrig="1600" w:dyaOrig="380">
          <v:shape id="_x0000_i1041" type="#_x0000_t75" style="width:80.25pt;height:19.5pt" o:ole="">
            <v:imagedata r:id="rId49" o:title=""/>
          </v:shape>
          <o:OLEObject Type="Embed" ProgID="Equation.DSMT4" ShapeID="_x0000_i1041" DrawAspect="Content" ObjectID="_1586021625" r:id="rId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A126A">
          <w:rPr>
            <w:noProof/>
          </w:rPr>
          <w:instrText>14</w:instrText>
        </w:r>
      </w:fldSimple>
      <w:r>
        <w:instrText>)</w:instrText>
      </w:r>
      <w:r>
        <w:fldChar w:fldCharType="end"/>
      </w:r>
    </w:p>
    <w:p w:rsidR="00AE2096" w:rsidRPr="007F7917" w:rsidRDefault="00AE2096" w:rsidP="001861C6">
      <w:pPr>
        <w:spacing w:line="240" w:lineRule="auto"/>
        <w:ind w:firstLine="0"/>
        <w:jc w:val="both"/>
        <w:rPr>
          <w:rFonts w:eastAsia="宋体" w:cs="Times New Roman"/>
        </w:rPr>
      </w:pPr>
      <w:r w:rsidRPr="007F7917">
        <w:rPr>
          <w:rFonts w:eastAsia="宋体" w:cs="Times New Roman"/>
        </w:rPr>
        <w:t>其中，</w:t>
      </w:r>
      <w:r w:rsidRPr="007F7917">
        <w:rPr>
          <w:rFonts w:eastAsia="宋体" w:cs="Times New Roman"/>
          <w:b/>
          <w:i/>
        </w:rPr>
        <w:t>G</w:t>
      </w:r>
      <w:r w:rsidRPr="007F7917">
        <w:rPr>
          <w:rFonts w:eastAsia="宋体" w:cs="Times New Roman"/>
        </w:rPr>
        <w:t>是</w:t>
      </w:r>
      <w:r w:rsidRPr="007F7917">
        <w:rPr>
          <w:rFonts w:eastAsia="宋体" w:cs="Times New Roman"/>
          <w:b/>
          <w:i/>
        </w:rPr>
        <w:t>B</w:t>
      </w:r>
      <w:r w:rsidRPr="007F7917">
        <w:rPr>
          <w:rFonts w:eastAsia="宋体" w:cs="Times New Roman"/>
          <w:i/>
          <w:vertAlign w:val="superscript"/>
        </w:rPr>
        <w:t>T</w:t>
      </w:r>
      <w:r w:rsidRPr="007F7917">
        <w:rPr>
          <w:rFonts w:eastAsia="宋体" w:cs="Times New Roman"/>
        </w:rPr>
        <w:t>的</w:t>
      </w:r>
      <w:r w:rsidR="002B7AEC" w:rsidRPr="007F7917">
        <w:rPr>
          <w:rFonts w:eastAsia="宋体" w:cs="Times New Roman"/>
        </w:rPr>
        <w:t>一个</w:t>
      </w:r>
      <w:r w:rsidRPr="007F7917">
        <w:rPr>
          <w:rFonts w:eastAsia="宋体" w:cs="Times New Roman"/>
        </w:rPr>
        <w:t>广义逆矩阵，</w:t>
      </w:r>
      <w:r w:rsidRPr="007F7917">
        <w:rPr>
          <w:rFonts w:eastAsia="宋体" w:cs="Times New Roman"/>
          <w:b/>
          <w:i/>
        </w:rPr>
        <w:t>Z</w:t>
      </w:r>
      <w:r w:rsidRPr="007F7917">
        <w:rPr>
          <w:rFonts w:eastAsia="宋体" w:cs="Times New Roman"/>
        </w:rPr>
        <w:t>为任意满足</w:t>
      </w:r>
      <w:r w:rsidRPr="00D00425">
        <w:rPr>
          <w:rFonts w:eastAsia="宋体" w:cs="Times New Roman"/>
          <w:i/>
        </w:rPr>
        <w:t>rank</w:t>
      </w:r>
      <w:r w:rsidRPr="007F7917">
        <w:rPr>
          <w:rFonts w:eastAsia="宋体" w:cs="Times New Roman"/>
        </w:rPr>
        <w:t>(</w:t>
      </w:r>
      <w:r w:rsidRPr="007F7917">
        <w:rPr>
          <w:rFonts w:eastAsia="宋体" w:cs="Times New Roman"/>
          <w:b/>
          <w:i/>
        </w:rPr>
        <w:t>C</w:t>
      </w:r>
      <w:r w:rsidRPr="007F7917">
        <w:rPr>
          <w:rFonts w:eastAsia="宋体" w:cs="Times New Roman"/>
        </w:rPr>
        <w:t>)=(</w:t>
      </w:r>
      <w:r w:rsidRPr="007F7917">
        <w:rPr>
          <w:rFonts w:eastAsia="宋体" w:cs="Times New Roman"/>
          <w:i/>
        </w:rPr>
        <w:t>n</w:t>
      </w:r>
      <w:r w:rsidRPr="007F7917">
        <w:rPr>
          <w:rFonts w:eastAsia="宋体" w:cs="Times New Roman"/>
          <w:i/>
        </w:rPr>
        <w:sym w:font="Symbol" w:char="F02D"/>
      </w:r>
      <w:r w:rsidRPr="007F7917">
        <w:rPr>
          <w:rFonts w:eastAsia="宋体" w:cs="Times New Roman"/>
        </w:rPr>
        <w:t>1)</w:t>
      </w:r>
      <w:r w:rsidRPr="007F7917">
        <w:rPr>
          <w:rFonts w:eastAsia="宋体" w:cs="Times New Roman"/>
        </w:rPr>
        <w:t>约束的</w:t>
      </w:r>
      <w:r w:rsidRPr="007F7917">
        <w:rPr>
          <w:rFonts w:eastAsia="宋体" w:cs="Times New Roman"/>
          <w:i/>
        </w:rPr>
        <w:t>n</w:t>
      </w:r>
      <w:r w:rsidRPr="007F7917">
        <w:rPr>
          <w:rFonts w:eastAsia="宋体" w:cs="Times New Roman"/>
        </w:rPr>
        <w:sym w:font="Symbol" w:char="F0B4"/>
      </w:r>
      <w:r w:rsidRPr="007F7917">
        <w:rPr>
          <w:rFonts w:eastAsia="宋体" w:cs="Times New Roman"/>
        </w:rPr>
        <w:t>(</w:t>
      </w:r>
      <w:r w:rsidRPr="007F7917">
        <w:rPr>
          <w:rFonts w:eastAsia="宋体" w:cs="Times New Roman"/>
          <w:i/>
        </w:rPr>
        <w:t>n</w:t>
      </w:r>
      <w:r w:rsidRPr="007F7917">
        <w:rPr>
          <w:rFonts w:eastAsia="宋体" w:cs="Times New Roman"/>
          <w:i/>
        </w:rPr>
        <w:sym w:font="Symbol" w:char="F02D"/>
      </w:r>
      <w:r w:rsidRPr="007F7917">
        <w:rPr>
          <w:rFonts w:eastAsia="宋体" w:cs="Times New Roman"/>
        </w:rPr>
        <w:t>1)</w:t>
      </w:r>
      <w:r w:rsidRPr="007F7917">
        <w:rPr>
          <w:rFonts w:eastAsia="宋体" w:cs="Times New Roman"/>
        </w:rPr>
        <w:t>矩阵。</w:t>
      </w:r>
      <w:r w:rsidR="00751A32" w:rsidRPr="007F7917">
        <w:rPr>
          <w:rFonts w:eastAsia="宋体" w:cs="Times New Roman"/>
        </w:rPr>
        <w:t>通过</w:t>
      </w:r>
      <w:r w:rsidR="00350BA8">
        <w:rPr>
          <w:rFonts w:eastAsia="宋体" w:cs="Times New Roman"/>
        </w:rPr>
        <w:t>变换</w:t>
      </w:r>
      <w:r w:rsidR="00B64CAE" w:rsidRPr="007F7917">
        <w:rPr>
          <w:rFonts w:eastAsia="宋体" w:cs="Times New Roman"/>
        </w:rPr>
        <w:t>矩阵</w:t>
      </w:r>
      <w:r w:rsidR="00B64CAE" w:rsidRPr="007F7917">
        <w:rPr>
          <w:rFonts w:eastAsia="宋体" w:cs="Times New Roman"/>
          <w:b/>
          <w:i/>
        </w:rPr>
        <w:t>C</w:t>
      </w:r>
      <w:r w:rsidR="00B64CAE" w:rsidRPr="007F7917">
        <w:rPr>
          <w:rFonts w:eastAsia="宋体" w:cs="Times New Roman"/>
        </w:rPr>
        <w:t>得</w:t>
      </w:r>
      <w:r w:rsidR="00BF183E" w:rsidRPr="007F7917">
        <w:rPr>
          <w:rFonts w:eastAsia="宋体" w:cs="Times New Roman"/>
        </w:rPr>
        <w:t>GB-IF</w:t>
      </w:r>
      <w:r w:rsidRPr="007F7917">
        <w:rPr>
          <w:rFonts w:eastAsia="宋体" w:cs="Times New Roman"/>
        </w:rPr>
        <w:t>模型</w:t>
      </w:r>
      <w:r w:rsidR="002311C8">
        <w:rPr>
          <w:rFonts w:eastAsia="宋体" w:cs="Times New Roman" w:hint="eastAsia"/>
        </w:rPr>
        <w:t>及相应的协方差</w:t>
      </w:r>
      <w:r w:rsidRPr="007F7917">
        <w:rPr>
          <w:rFonts w:eastAsia="宋体" w:cs="Times New Roman"/>
        </w:rPr>
        <w:t>有，</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lastRenderedPageBreak/>
        <w:tab/>
      </w:r>
      <w:r w:rsidR="00562F0D" w:rsidRPr="00AF085F">
        <w:rPr>
          <w:rFonts w:eastAsia="宋体" w:cs="Times New Roman"/>
          <w:position w:val="-76"/>
        </w:rPr>
        <w:object w:dxaOrig="3480" w:dyaOrig="1620">
          <v:shape id="_x0000_i1042" type="#_x0000_t75" style="width:174.75pt;height:81pt" o:ole="">
            <v:imagedata r:id="rId51" o:title=""/>
          </v:shape>
          <o:OLEObject Type="Embed" ProgID="Equation.DSMT4" ShapeID="_x0000_i1042" DrawAspect="Content" ObjectID="_1586021626" r:id="rId52"/>
        </w:object>
      </w:r>
      <w:r w:rsidRPr="007F7917">
        <w:rPr>
          <w:rFonts w:eastAsia="宋体" w:cs="Times New Roman"/>
        </w:rPr>
        <w:t xml:space="preserve"> </w: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22" w:name="ZEqnNum198846"/>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r w:rsidR="002A126A">
        <w:rPr>
          <w:rFonts w:eastAsia="宋体" w:cs="Times New Roman"/>
          <w:noProof/>
        </w:rPr>
        <w:instrText>15</w:instrText>
      </w:r>
      <w:r w:rsidRPr="007F7917">
        <w:rPr>
          <w:rFonts w:eastAsia="宋体" w:cs="Times New Roman"/>
          <w:noProof/>
        </w:rPr>
        <w:fldChar w:fldCharType="end"/>
      </w:r>
      <w:r w:rsidRPr="007F7917">
        <w:rPr>
          <w:rFonts w:eastAsia="宋体" w:cs="Times New Roman"/>
        </w:rPr>
        <w:instrText>)</w:instrText>
      </w:r>
      <w:bookmarkEnd w:id="22"/>
      <w:r w:rsidRPr="007F7917">
        <w:rPr>
          <w:rFonts w:eastAsia="宋体" w:cs="Times New Roman"/>
        </w:rPr>
        <w:fldChar w:fldCharType="end"/>
      </w:r>
    </w:p>
    <w:p w:rsidR="00AE2096" w:rsidRPr="007F7917" w:rsidRDefault="00AE2096" w:rsidP="001861C6">
      <w:pPr>
        <w:spacing w:line="240" w:lineRule="auto"/>
        <w:ind w:firstLineChars="202" w:firstLine="424"/>
        <w:jc w:val="both"/>
        <w:rPr>
          <w:rFonts w:eastAsia="宋体" w:cs="Times New Roman"/>
        </w:rPr>
      </w:pPr>
      <w:r w:rsidRPr="007F7917">
        <w:rPr>
          <w:rFonts w:eastAsia="宋体" w:cs="Times New Roman"/>
        </w:rPr>
        <w:t>从式</w:t>
      </w:r>
      <w:ins w:id="23" w:author="陆 仁锋" w:date="2018-04-23T18:42:00Z">
        <w:r w:rsidRPr="007F7917">
          <w:rPr>
            <w:rFonts w:eastAsia="宋体" w:cs="Times New Roman"/>
          </w:rPr>
          <w:fldChar w:fldCharType="begin"/>
        </w:r>
        <w:r w:rsidRPr="007F7917">
          <w:rPr>
            <w:rFonts w:eastAsia="宋体" w:cs="Times New Roman"/>
          </w:rPr>
          <w:instrText xml:space="preserve"> GOTOBUTTON ZEqnNum198846  \* MERGEFORMAT </w:instrText>
        </w:r>
        <w:r w:rsidRPr="007F7917">
          <w:rPr>
            <w:rFonts w:eastAsia="宋体" w:cs="Times New Roman"/>
          </w:rPr>
          <w:fldChar w:fldCharType="begin"/>
        </w:r>
      </w:ins>
      <w:r w:rsidRPr="007F7917">
        <w:rPr>
          <w:rFonts w:eastAsia="宋体" w:cs="Times New Roman"/>
        </w:rPr>
        <w:instrText xml:space="preserve"> REF ZEqnNum198846 \* Charformat \! \* MERGEFORMAT </w:instrText>
      </w:r>
      <w:ins w:id="24" w:author="陆 仁锋" w:date="2018-04-23T18:42:00Z">
        <w:r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25" w:author="陆 仁锋" w:date="2018-04-23T18:42:00Z">
        <w:r w:rsidRPr="007F7917">
          <w:rPr>
            <w:rFonts w:eastAsia="宋体" w:cs="Times New Roman"/>
          </w:rPr>
          <w:fldChar w:fldCharType="end"/>
        </w:r>
        <w:r w:rsidRPr="007F7917">
          <w:rPr>
            <w:rFonts w:eastAsia="宋体" w:cs="Times New Roman"/>
          </w:rPr>
          <w:fldChar w:fldCharType="end"/>
        </w:r>
      </w:ins>
      <w:del w:id="26" w:author="陆 仁锋" w:date="2018-04-23T18:42:00Z">
        <w:r w:rsidRPr="007F7917">
          <w:rPr>
            <w:rFonts w:eastAsia="宋体" w:cs="Times New Roman"/>
          </w:rPr>
          <w:fldChar w:fldCharType="begin"/>
        </w:r>
        <w:r w:rsidRPr="007F7917">
          <w:rPr>
            <w:rFonts w:eastAsia="宋体" w:cs="Times New Roman"/>
          </w:rPr>
          <w:delInstrText xml:space="preserve"> GOTOBUTTON ZEqnNum198846  \* MERGEFORMAT </w:delInstrText>
        </w:r>
        <w:r w:rsidRPr="007F7917">
          <w:rPr>
            <w:rFonts w:eastAsia="宋体" w:cs="Times New Roman"/>
          </w:rPr>
          <w:fldChar w:fldCharType="begin"/>
        </w:r>
        <w:r w:rsidRPr="007F7917">
          <w:rPr>
            <w:rFonts w:eastAsia="宋体" w:cs="Times New Roman"/>
          </w:rPr>
          <w:delInstrText xml:space="preserve"> REF ZEqnNum198846 \* Charformat \! \* MERGEFORMAT </w:delInstrText>
        </w:r>
        <w:r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Pr="007F7917">
          <w:rPr>
            <w:rFonts w:eastAsia="宋体" w:cs="Times New Roman"/>
          </w:rPr>
          <w:fldChar w:fldCharType="end"/>
        </w:r>
        <w:r w:rsidRPr="007F7917">
          <w:rPr>
            <w:rFonts w:eastAsia="宋体" w:cs="Times New Roman"/>
          </w:rPr>
          <w:fldChar w:fldCharType="end"/>
        </w:r>
      </w:del>
      <w:r w:rsidR="008B4303" w:rsidRPr="007F7917">
        <w:rPr>
          <w:rFonts w:eastAsia="宋体" w:cs="Times New Roman"/>
        </w:rPr>
        <w:t>的推导</w:t>
      </w:r>
      <w:r w:rsidR="007C734C" w:rsidRPr="007F7917">
        <w:rPr>
          <w:rFonts w:eastAsia="宋体" w:cs="Times New Roman"/>
        </w:rPr>
        <w:t>过程中发现，</w:t>
      </w:r>
      <w:r w:rsidR="001B76C9" w:rsidRPr="007F7917">
        <w:rPr>
          <w:rFonts w:eastAsia="宋体" w:cs="Times New Roman"/>
        </w:rPr>
        <w:t>GB-IF</w:t>
      </w:r>
      <w:r w:rsidR="001B76C9" w:rsidRPr="007F7917">
        <w:rPr>
          <w:rFonts w:eastAsia="宋体" w:cs="Times New Roman"/>
        </w:rPr>
        <w:t>组合模型</w:t>
      </w:r>
      <w:r w:rsidR="008055D8" w:rsidRPr="007F7917">
        <w:rPr>
          <w:rFonts w:eastAsia="宋体" w:cs="Times New Roman"/>
        </w:rPr>
        <w:t>在非组合模型基础上</w:t>
      </w:r>
      <w:r w:rsidR="00C57826" w:rsidRPr="007F7917">
        <w:rPr>
          <w:rFonts w:eastAsia="宋体" w:cs="Times New Roman"/>
        </w:rPr>
        <w:t>消除了电离层参数项</w:t>
      </w:r>
      <w:r w:rsidR="008055D8" w:rsidRPr="007F7917">
        <w:rPr>
          <w:rFonts w:eastAsia="宋体" w:cs="Times New Roman"/>
        </w:rPr>
        <w:t>，</w:t>
      </w:r>
      <w:r w:rsidR="00FB2E20" w:rsidRPr="007F7917">
        <w:rPr>
          <w:rFonts w:eastAsia="宋体" w:cs="Times New Roman"/>
        </w:rPr>
        <w:t>从而</w:t>
      </w:r>
      <w:r w:rsidR="008055D8" w:rsidRPr="007F7917">
        <w:rPr>
          <w:rFonts w:eastAsia="宋体" w:cs="Times New Roman"/>
        </w:rPr>
        <w:t>避免了</w:t>
      </w:r>
      <w:r w:rsidR="00D07CCC" w:rsidRPr="007F7917">
        <w:rPr>
          <w:rFonts w:eastAsia="宋体" w:cs="Times New Roman"/>
        </w:rPr>
        <w:t>因</w:t>
      </w:r>
      <w:r w:rsidR="00455C78" w:rsidRPr="007F7917">
        <w:rPr>
          <w:rFonts w:eastAsia="宋体" w:cs="Times New Roman"/>
        </w:rPr>
        <w:t>电离层</w:t>
      </w:r>
      <w:r w:rsidR="00D07CCC" w:rsidRPr="007F7917">
        <w:rPr>
          <w:rFonts w:eastAsia="宋体" w:cs="Times New Roman"/>
        </w:rPr>
        <w:t>函数</w:t>
      </w:r>
      <w:r w:rsidR="00572EF3" w:rsidRPr="007F7917">
        <w:rPr>
          <w:rFonts w:eastAsia="宋体" w:cs="Times New Roman"/>
        </w:rPr>
        <w:t>模型</w:t>
      </w:r>
      <w:r w:rsidR="00D07CCC" w:rsidRPr="007F7917">
        <w:rPr>
          <w:rFonts w:eastAsia="宋体" w:cs="Times New Roman"/>
        </w:rPr>
        <w:t>与随机模型不匹配造成的</w:t>
      </w:r>
      <w:r w:rsidR="00455C78" w:rsidRPr="007F7917">
        <w:rPr>
          <w:rFonts w:eastAsia="宋体" w:cs="Times New Roman"/>
        </w:rPr>
        <w:t>模型偏差</w:t>
      </w:r>
      <w:r w:rsidR="00D07CCC" w:rsidRPr="007F7917">
        <w:rPr>
          <w:rFonts w:eastAsia="宋体" w:cs="Times New Roman"/>
        </w:rPr>
        <w:t>。</w:t>
      </w:r>
    </w:p>
    <w:p w:rsidR="00745D01" w:rsidRPr="007F7917" w:rsidRDefault="00551265" w:rsidP="001861C6">
      <w:pPr>
        <w:spacing w:line="240" w:lineRule="auto"/>
        <w:jc w:val="both"/>
        <w:rPr>
          <w:rFonts w:eastAsia="宋体" w:cs="Times New Roman"/>
        </w:rPr>
      </w:pPr>
      <w:r w:rsidRPr="007F7917">
        <w:rPr>
          <w:rFonts w:eastAsia="宋体" w:cs="Times New Roman"/>
        </w:rPr>
        <w:t>考虑到</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组合具有可靠解算模糊度的优势，本文利用</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模糊度与</w:t>
      </w:r>
      <w:r w:rsidR="00A11B4C">
        <w:rPr>
          <w:rFonts w:eastAsia="宋体" w:cs="Times New Roman"/>
        </w:rPr>
        <w:t>窄巷</w:t>
      </w:r>
      <w:r w:rsidRPr="007F7917">
        <w:rPr>
          <w:rFonts w:eastAsia="宋体" w:cs="Times New Roman"/>
        </w:rPr>
        <w:t>模糊度间的线性关联，</w:t>
      </w:r>
      <w:r w:rsidR="004F52AA" w:rsidRPr="007F7917">
        <w:rPr>
          <w:rFonts w:eastAsia="宋体" w:cs="Times New Roman"/>
        </w:rPr>
        <w:t>来</w:t>
      </w:r>
      <w:r w:rsidRPr="007F7917">
        <w:rPr>
          <w:rFonts w:eastAsia="宋体" w:cs="Times New Roman"/>
        </w:rPr>
        <w:t>改善</w:t>
      </w:r>
      <w:r w:rsidR="00A11B4C">
        <w:rPr>
          <w:rFonts w:eastAsia="宋体" w:cs="Times New Roman"/>
        </w:rPr>
        <w:t>窄巷</w:t>
      </w:r>
      <w:r w:rsidRPr="007F7917">
        <w:rPr>
          <w:rFonts w:eastAsia="宋体" w:cs="Times New Roman"/>
        </w:rPr>
        <w:t>模糊度解算模型</w:t>
      </w:r>
      <w:r w:rsidR="009377D3" w:rsidRPr="007F7917">
        <w:rPr>
          <w:rFonts w:eastAsia="宋体" w:cs="Times New Roman"/>
        </w:rPr>
        <w:t>的</w:t>
      </w:r>
      <w:r w:rsidRPr="007F7917">
        <w:rPr>
          <w:rFonts w:eastAsia="宋体" w:cs="Times New Roman"/>
        </w:rPr>
        <w:t>强度。</w:t>
      </w:r>
      <w:r w:rsidR="00745D01" w:rsidRPr="007F7917">
        <w:rPr>
          <w:rFonts w:eastAsia="宋体" w:cs="Times New Roman"/>
        </w:rPr>
        <w:t>假设多频观测量能够构造</w:t>
      </w:r>
      <w:r w:rsidR="00745D01" w:rsidRPr="007F7917">
        <w:rPr>
          <w:rFonts w:eastAsia="宋体" w:cs="Times New Roman"/>
          <w:i/>
        </w:rPr>
        <w:t>m</w:t>
      </w:r>
      <w:r w:rsidR="002935CF">
        <w:rPr>
          <w:rFonts w:eastAsia="宋体" w:cs="Times New Roman"/>
        </w:rPr>
        <w:t>组线性无关的</w:t>
      </w:r>
      <w:r w:rsidR="00A11B4C">
        <w:rPr>
          <w:rFonts w:eastAsia="宋体" w:cs="Times New Roman"/>
        </w:rPr>
        <w:t>超宽巷</w:t>
      </w:r>
      <w:r w:rsidR="00745D01" w:rsidRPr="007F7917">
        <w:rPr>
          <w:rFonts w:eastAsia="宋体" w:cs="Times New Roman"/>
        </w:rPr>
        <w:t>/</w:t>
      </w:r>
      <w:r w:rsidR="00A11B4C">
        <w:rPr>
          <w:rFonts w:eastAsia="宋体" w:cs="Times New Roman"/>
        </w:rPr>
        <w:t>宽巷</w:t>
      </w:r>
      <w:r w:rsidR="00745D01" w:rsidRPr="007F7917">
        <w:rPr>
          <w:rFonts w:eastAsia="宋体" w:cs="Times New Roman"/>
        </w:rPr>
        <w:t>组合，其中</w:t>
      </w:r>
      <w:r w:rsidR="00745D01" w:rsidRPr="007F7917">
        <w:rPr>
          <w:rFonts w:eastAsia="宋体" w:cs="Times New Roman"/>
          <w:i/>
        </w:rPr>
        <w:t>m</w:t>
      </w:r>
      <w:r w:rsidR="00D54146">
        <w:rPr>
          <w:rFonts w:eastAsia="宋体" w:cs="Times New Roman"/>
        </w:rPr>
        <w:sym w:font="Symbol" w:char="F0A3"/>
      </w:r>
      <w:r w:rsidR="00745D01" w:rsidRPr="007F7917">
        <w:rPr>
          <w:rFonts w:eastAsia="宋体" w:cs="Times New Roman"/>
        </w:rPr>
        <w:t xml:space="preserve"> </w:t>
      </w:r>
      <w:r w:rsidR="00745D01" w:rsidRPr="007F7917">
        <w:rPr>
          <w:rFonts w:eastAsia="宋体" w:cs="Times New Roman"/>
          <w:i/>
        </w:rPr>
        <w:t>n</w:t>
      </w:r>
      <w:r w:rsidR="00745D01" w:rsidRPr="007F7917">
        <w:rPr>
          <w:rFonts w:eastAsia="宋体" w:cs="Times New Roman"/>
        </w:rPr>
        <w:t>，而且此</w:t>
      </w:r>
      <w:r w:rsidR="00745D01" w:rsidRPr="007F7917">
        <w:rPr>
          <w:rFonts w:eastAsia="宋体" w:cs="Times New Roman"/>
          <w:i/>
        </w:rPr>
        <w:t>m</w:t>
      </w:r>
      <w:r w:rsidR="000659C1" w:rsidRPr="007F7917">
        <w:rPr>
          <w:rFonts w:eastAsia="宋体" w:cs="Times New Roman"/>
        </w:rPr>
        <w:t>组</w:t>
      </w:r>
      <w:r w:rsidR="00A11B4C">
        <w:rPr>
          <w:rFonts w:eastAsia="宋体" w:cs="Times New Roman"/>
        </w:rPr>
        <w:t>超宽巷</w:t>
      </w:r>
      <w:r w:rsidR="00745D01" w:rsidRPr="007F7917">
        <w:rPr>
          <w:rFonts w:eastAsia="宋体" w:cs="Times New Roman"/>
        </w:rPr>
        <w:t>/</w:t>
      </w:r>
      <w:r w:rsidR="00A11B4C">
        <w:rPr>
          <w:rFonts w:eastAsia="宋体" w:cs="Times New Roman"/>
        </w:rPr>
        <w:t>宽巷</w:t>
      </w:r>
      <w:r w:rsidR="00745D01" w:rsidRPr="007F7917">
        <w:rPr>
          <w:rFonts w:eastAsia="宋体" w:cs="Times New Roman"/>
        </w:rPr>
        <w:t>组合</w:t>
      </w:r>
      <w:r w:rsidR="000659C1" w:rsidRPr="007F7917">
        <w:rPr>
          <w:rFonts w:eastAsia="宋体" w:cs="Times New Roman"/>
        </w:rPr>
        <w:t>均具有</w:t>
      </w:r>
      <w:r w:rsidR="00A622B9">
        <w:rPr>
          <w:rFonts w:eastAsia="宋体" w:cs="Times New Roman" w:hint="eastAsia"/>
        </w:rPr>
        <w:t>较高的</w:t>
      </w:r>
      <w:r w:rsidR="000659C1" w:rsidRPr="007F7917">
        <w:rPr>
          <w:rFonts w:eastAsia="宋体" w:cs="Times New Roman"/>
        </w:rPr>
        <w:t>模糊度解算性能。将</w:t>
      </w:r>
      <w:r w:rsidR="00745D01" w:rsidRPr="007F7917">
        <w:rPr>
          <w:rFonts w:eastAsia="宋体" w:cs="Times New Roman"/>
          <w:i/>
        </w:rPr>
        <w:t>m</w:t>
      </w:r>
      <w:r w:rsidR="00745D01" w:rsidRPr="007F7917">
        <w:rPr>
          <w:rFonts w:eastAsia="宋体" w:cs="Times New Roman"/>
        </w:rPr>
        <w:t>组</w:t>
      </w:r>
      <w:r w:rsidR="00D70923" w:rsidRPr="007F7917">
        <w:rPr>
          <w:rFonts w:eastAsia="宋体" w:cs="Times New Roman"/>
        </w:rPr>
        <w:t>正确解算</w:t>
      </w:r>
      <w:r w:rsidR="00745D01" w:rsidRPr="007F7917">
        <w:rPr>
          <w:rFonts w:eastAsia="宋体" w:cs="Times New Roman"/>
        </w:rPr>
        <w:t>的组合模糊度整理可得，</w:t>
      </w:r>
    </w:p>
    <w:p w:rsidR="00745D01" w:rsidRPr="007F7917" w:rsidRDefault="00745D01" w:rsidP="001861C6">
      <w:pPr>
        <w:pStyle w:val="MTDisplayEquation"/>
        <w:spacing w:line="240" w:lineRule="auto"/>
        <w:jc w:val="both"/>
        <w:rPr>
          <w:rFonts w:eastAsia="宋体" w:cs="Times New Roman"/>
        </w:rPr>
      </w:pPr>
      <w:r w:rsidRPr="007F7917">
        <w:rPr>
          <w:rFonts w:eastAsia="宋体" w:cs="Times New Roman"/>
        </w:rPr>
        <w:tab/>
      </w:r>
      <w:r w:rsidR="003736EA" w:rsidRPr="007F7917">
        <w:rPr>
          <w:rFonts w:eastAsia="宋体" w:cs="Times New Roman"/>
          <w:position w:val="-90"/>
        </w:rPr>
        <w:object w:dxaOrig="2659" w:dyaOrig="1579">
          <v:shape id="_x0000_i1043" type="#_x0000_t75" style="width:132pt;height:81pt" o:ole="">
            <v:imagedata r:id="rId53" o:title=""/>
          </v:shape>
          <o:OLEObject Type="Embed" ProgID="Equation.DSMT4" ShapeID="_x0000_i1043" DrawAspect="Content" ObjectID="_1586021627" r:id="rId54"/>
        </w:object>
      </w:r>
      <w:r w:rsidRPr="007F7917">
        <w:rPr>
          <w:rFonts w:eastAsia="宋体" w:cs="Times New Roman"/>
        </w:rPr>
        <w:t xml:space="preserve"> </w: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27" w:name="ZEqnNum891273"/>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r w:rsidR="002A126A">
        <w:rPr>
          <w:rFonts w:eastAsia="宋体" w:cs="Times New Roman"/>
          <w:noProof/>
        </w:rPr>
        <w:instrText>16</w:instrText>
      </w:r>
      <w:r w:rsidRPr="007F7917">
        <w:rPr>
          <w:rFonts w:eastAsia="宋体" w:cs="Times New Roman"/>
          <w:noProof/>
        </w:rPr>
        <w:fldChar w:fldCharType="end"/>
      </w:r>
      <w:r w:rsidRPr="007F7917">
        <w:rPr>
          <w:rFonts w:eastAsia="宋体" w:cs="Times New Roman"/>
        </w:rPr>
        <w:instrText>)</w:instrText>
      </w:r>
      <w:bookmarkEnd w:id="27"/>
      <w:r w:rsidRPr="007F7917">
        <w:rPr>
          <w:rFonts w:eastAsia="宋体" w:cs="Times New Roman"/>
        </w:rPr>
        <w:fldChar w:fldCharType="end"/>
      </w:r>
    </w:p>
    <w:p w:rsidR="00745D01" w:rsidRPr="007F7917" w:rsidRDefault="00745D01" w:rsidP="001861C6">
      <w:pPr>
        <w:spacing w:line="240" w:lineRule="auto"/>
        <w:jc w:val="both"/>
        <w:rPr>
          <w:rFonts w:eastAsia="宋体" w:cs="Times New Roman"/>
        </w:rPr>
      </w:pPr>
      <w:r w:rsidRPr="007F7917">
        <w:rPr>
          <w:rFonts w:eastAsia="宋体" w:cs="Times New Roman"/>
        </w:rPr>
        <w:t>其中，</w:t>
      </w:r>
      <w:r w:rsidR="003736EA" w:rsidRPr="007F7917">
        <w:rPr>
          <w:rFonts w:eastAsia="宋体" w:cs="Times New Roman"/>
          <w:position w:val="-10"/>
        </w:rPr>
        <w:object w:dxaOrig="240" w:dyaOrig="300">
          <v:shape id="_x0000_i1044" type="#_x0000_t75" style="width:11.25pt;height:15pt" o:ole="">
            <v:imagedata r:id="rId55" o:title=""/>
          </v:shape>
          <o:OLEObject Type="Embed" ProgID="Equation.DSMT4" ShapeID="_x0000_i1044" DrawAspect="Content" ObjectID="_1586021628" r:id="rId56"/>
        </w:object>
      </w:r>
      <w:r w:rsidRPr="007F7917">
        <w:rPr>
          <w:rFonts w:eastAsia="宋体" w:cs="Times New Roman"/>
        </w:rPr>
        <w:t>是</w:t>
      </w:r>
      <w:r w:rsidRPr="007F7917">
        <w:rPr>
          <w:rFonts w:eastAsia="宋体" w:cs="Times New Roman"/>
          <w:i/>
        </w:rPr>
        <w:t>m</w:t>
      </w:r>
      <w:r w:rsidRPr="007F7917">
        <w:rPr>
          <w:rFonts w:eastAsia="宋体" w:cs="Times New Roman"/>
        </w:rPr>
        <w:t>组正确解算的</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模糊度值</w:t>
      </w:r>
      <w:r w:rsidR="00B548D1">
        <w:rPr>
          <w:rFonts w:eastAsia="宋体" w:cs="Times New Roman" w:hint="eastAsia"/>
        </w:rPr>
        <w:t>组成的</w:t>
      </w:r>
      <w:r w:rsidRPr="007F7917">
        <w:rPr>
          <w:rFonts w:eastAsia="宋体" w:cs="Times New Roman"/>
        </w:rPr>
        <w:t>列向量；</w:t>
      </w:r>
      <w:r w:rsidRPr="007F7917">
        <w:rPr>
          <w:rFonts w:eastAsia="宋体" w:cs="Times New Roman"/>
          <w:i/>
        </w:rPr>
        <w:t>t</w:t>
      </w:r>
      <w:r w:rsidR="00AF1766" w:rsidRPr="007F7917">
        <w:rPr>
          <w:rFonts w:eastAsia="宋体" w:cs="Times New Roman"/>
          <w:i/>
          <w:vertAlign w:val="subscript"/>
        </w:rPr>
        <w:t>c</w:t>
      </w:r>
      <w:r w:rsidRPr="007F7917">
        <w:rPr>
          <w:rFonts w:eastAsia="宋体" w:cs="Times New Roman"/>
          <w:i/>
          <w:vertAlign w:val="subscript"/>
        </w:rPr>
        <w:t>i</w:t>
      </w:r>
      <w:r w:rsidRPr="007F7917">
        <w:rPr>
          <w:rFonts w:eastAsia="宋体" w:cs="Times New Roman"/>
        </w:rPr>
        <w:t>为第</w:t>
      </w:r>
      <w:r w:rsidRPr="007F7917">
        <w:rPr>
          <w:rFonts w:eastAsia="宋体" w:cs="Times New Roman"/>
          <w:i/>
        </w:rPr>
        <w:t>i</w:t>
      </w:r>
      <w:r w:rsidRPr="007F7917">
        <w:rPr>
          <w:rFonts w:eastAsia="宋体" w:cs="Times New Roman"/>
        </w:rPr>
        <w:t>组</w:t>
      </w:r>
      <w:r w:rsidR="0045005B" w:rsidRPr="007F7917">
        <w:rPr>
          <w:rFonts w:eastAsia="宋体" w:cs="Times New Roman"/>
        </w:rPr>
        <w:t>的</w:t>
      </w:r>
      <w:r w:rsidR="00A11B4C">
        <w:rPr>
          <w:rFonts w:eastAsia="宋体" w:cs="Times New Roman"/>
        </w:rPr>
        <w:t>超宽巷</w:t>
      </w:r>
      <w:r w:rsidR="0045005B" w:rsidRPr="007F7917">
        <w:rPr>
          <w:rFonts w:eastAsia="宋体" w:cs="Times New Roman"/>
        </w:rPr>
        <w:t>/</w:t>
      </w:r>
      <w:r w:rsidR="00A11B4C">
        <w:rPr>
          <w:rFonts w:eastAsia="宋体" w:cs="Times New Roman"/>
        </w:rPr>
        <w:t>宽巷</w:t>
      </w:r>
      <w:r w:rsidRPr="007F7917">
        <w:rPr>
          <w:rFonts w:eastAsia="宋体" w:cs="Times New Roman"/>
        </w:rPr>
        <w:t>模糊度组合系数；</w:t>
      </w:r>
      <w:r w:rsidRPr="007F7917">
        <w:rPr>
          <w:rFonts w:eastAsia="宋体" w:cs="Times New Roman"/>
          <w:b/>
          <w:i/>
        </w:rPr>
        <w:t>T</w:t>
      </w:r>
      <w:r w:rsidR="0045005B" w:rsidRPr="007F7917">
        <w:rPr>
          <w:rFonts w:eastAsia="宋体" w:cs="Times New Roman"/>
          <w:b/>
          <w:i/>
          <w:vertAlign w:val="subscript"/>
        </w:rPr>
        <w:t>c</w:t>
      </w:r>
      <w:r w:rsidRPr="007F7917">
        <w:rPr>
          <w:rFonts w:eastAsia="宋体" w:cs="Times New Roman"/>
        </w:rPr>
        <w:t>是对应的组合系数集，由于</w:t>
      </w:r>
      <w:r w:rsidR="006946B1" w:rsidRPr="007F7917">
        <w:rPr>
          <w:rFonts w:eastAsia="宋体" w:cs="Times New Roman"/>
          <w:position w:val="-10"/>
        </w:rPr>
        <w:object w:dxaOrig="240" w:dyaOrig="300">
          <v:shape id="_x0000_i1045" type="#_x0000_t75" style="width:11.25pt;height:15pt" o:ole="">
            <v:imagedata r:id="rId57" o:title=""/>
          </v:shape>
          <o:OLEObject Type="Embed" ProgID="Equation.DSMT4" ShapeID="_x0000_i1045" DrawAspect="Content" ObjectID="_1586021629" r:id="rId58"/>
        </w:object>
      </w:r>
      <w:r w:rsidR="006946B1" w:rsidRPr="007F7917">
        <w:rPr>
          <w:rFonts w:eastAsia="宋体" w:cs="Times New Roman"/>
        </w:rPr>
        <w:t>中</w:t>
      </w:r>
      <w:r w:rsidRPr="007F7917">
        <w:rPr>
          <w:rFonts w:eastAsia="宋体" w:cs="Times New Roman"/>
        </w:rPr>
        <w:t>各</w:t>
      </w:r>
      <w:r w:rsidR="00A11B4C">
        <w:rPr>
          <w:rFonts w:eastAsia="宋体" w:cs="Times New Roman"/>
        </w:rPr>
        <w:t>超宽巷</w:t>
      </w:r>
      <w:r w:rsidR="006946B1" w:rsidRPr="007F7917">
        <w:rPr>
          <w:rFonts w:eastAsia="宋体" w:cs="Times New Roman"/>
        </w:rPr>
        <w:t>/</w:t>
      </w:r>
      <w:r w:rsidR="00A11B4C">
        <w:rPr>
          <w:rFonts w:eastAsia="宋体" w:cs="Times New Roman"/>
        </w:rPr>
        <w:t>宽巷</w:t>
      </w:r>
      <w:r w:rsidRPr="007F7917">
        <w:rPr>
          <w:rFonts w:eastAsia="宋体" w:cs="Times New Roman"/>
        </w:rPr>
        <w:t>模糊度分量线性无关，所以</w:t>
      </w:r>
      <w:r w:rsidRPr="007F7917">
        <w:rPr>
          <w:rFonts w:eastAsia="宋体" w:cs="Times New Roman"/>
          <w:b/>
          <w:i/>
        </w:rPr>
        <w:t>T</w:t>
      </w:r>
      <w:r w:rsidR="00094B96" w:rsidRPr="007F7917">
        <w:rPr>
          <w:rFonts w:eastAsia="宋体" w:cs="Times New Roman"/>
          <w:i/>
          <w:vertAlign w:val="subscript"/>
        </w:rPr>
        <w:t>c</w:t>
      </w:r>
      <w:r w:rsidRPr="007F7917">
        <w:rPr>
          <w:rFonts w:eastAsia="宋体" w:cs="Times New Roman"/>
        </w:rPr>
        <w:t>满足行满秩；</w:t>
      </w:r>
      <w:r w:rsidRPr="007F7917">
        <w:rPr>
          <w:rFonts w:eastAsia="宋体" w:cs="Times New Roman"/>
          <w:b/>
          <w:i/>
        </w:rPr>
        <w:t>a</w:t>
      </w:r>
      <w:r w:rsidRPr="007F7917">
        <w:rPr>
          <w:rFonts w:eastAsia="宋体" w:cs="Times New Roman"/>
        </w:rPr>
        <w:t>为</w:t>
      </w:r>
      <w:r w:rsidR="00A11B4C">
        <w:rPr>
          <w:rFonts w:eastAsia="宋体" w:cs="Times New Roman"/>
        </w:rPr>
        <w:t>窄巷</w:t>
      </w:r>
      <w:r w:rsidRPr="007F7917">
        <w:rPr>
          <w:rFonts w:eastAsia="宋体" w:cs="Times New Roman"/>
        </w:rPr>
        <w:t>模糊度值。</w:t>
      </w:r>
    </w:p>
    <w:p w:rsidR="00F36992" w:rsidRPr="00281DE8" w:rsidRDefault="00745D01" w:rsidP="001861C6">
      <w:pPr>
        <w:spacing w:line="240" w:lineRule="auto"/>
        <w:jc w:val="both"/>
        <w:rPr>
          <w:rFonts w:eastAsia="宋体" w:cs="Times New Roman"/>
        </w:rPr>
      </w:pPr>
      <w:r w:rsidRPr="007F7917">
        <w:rPr>
          <w:rFonts w:eastAsia="宋体" w:cs="Times New Roman"/>
        </w:rPr>
        <w:t>将式</w:t>
      </w:r>
      <w:ins w:id="28" w:author="陆 仁锋" w:date="2018-04-23T18:42:00Z">
        <w:r w:rsidRPr="007F7917">
          <w:rPr>
            <w:rFonts w:eastAsia="宋体" w:cs="Times New Roman"/>
          </w:rPr>
          <w:fldChar w:fldCharType="begin"/>
        </w:r>
        <w:r w:rsidRPr="007F7917">
          <w:rPr>
            <w:rFonts w:eastAsia="宋体" w:cs="Times New Roman"/>
          </w:rPr>
          <w:instrText xml:space="preserve"> GOTOBUTTON ZEqnNum891273  \* MERGEFORMAT </w:instrText>
        </w:r>
        <w:r w:rsidRPr="007F7917">
          <w:rPr>
            <w:rFonts w:eastAsia="宋体" w:cs="Times New Roman"/>
          </w:rPr>
          <w:fldChar w:fldCharType="begin"/>
        </w:r>
      </w:ins>
      <w:r w:rsidRPr="007F7917">
        <w:rPr>
          <w:rFonts w:eastAsia="宋体" w:cs="Times New Roman"/>
        </w:rPr>
        <w:instrText xml:space="preserve"> REF ZEqnNum891273 \* Charformat \! \* MERGEFORMAT </w:instrText>
      </w:r>
      <w:ins w:id="29" w:author="陆 仁锋" w:date="2018-04-23T18:42:00Z">
        <w:r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16</w:instrText>
      </w:r>
      <w:r w:rsidR="002A126A" w:rsidRPr="007F7917">
        <w:rPr>
          <w:rFonts w:eastAsia="宋体" w:cs="Times New Roman"/>
        </w:rPr>
        <w:instrText>)</w:instrText>
      </w:r>
      <w:ins w:id="30" w:author="陆 仁锋" w:date="2018-04-23T18:42:00Z">
        <w:r w:rsidRPr="007F7917">
          <w:rPr>
            <w:rFonts w:eastAsia="宋体" w:cs="Times New Roman"/>
          </w:rPr>
          <w:fldChar w:fldCharType="end"/>
        </w:r>
        <w:r w:rsidRPr="007F7917">
          <w:rPr>
            <w:rFonts w:eastAsia="宋体" w:cs="Times New Roman"/>
          </w:rPr>
          <w:fldChar w:fldCharType="end"/>
        </w:r>
      </w:ins>
      <w:del w:id="31" w:author="陆 仁锋" w:date="2018-04-23T18:42:00Z">
        <w:r w:rsidRPr="007F7917">
          <w:rPr>
            <w:rFonts w:eastAsia="宋体" w:cs="Times New Roman"/>
          </w:rPr>
          <w:fldChar w:fldCharType="begin"/>
        </w:r>
        <w:r w:rsidRPr="007F7917">
          <w:rPr>
            <w:rFonts w:eastAsia="宋体" w:cs="Times New Roman"/>
          </w:rPr>
          <w:delInstrText xml:space="preserve"> GOTOBUTTON ZEqnNum891273  \* MERGEFORMAT </w:delInstrText>
        </w:r>
        <w:r w:rsidRPr="007F7917">
          <w:rPr>
            <w:rFonts w:eastAsia="宋体" w:cs="Times New Roman"/>
          </w:rPr>
          <w:fldChar w:fldCharType="begin"/>
        </w:r>
        <w:r w:rsidRPr="007F7917">
          <w:rPr>
            <w:rFonts w:eastAsia="宋体" w:cs="Times New Roman"/>
          </w:rPr>
          <w:delInstrText xml:space="preserve"> REF ZEqnNum891273 \* Charformat \! \* MERGEFORMAT </w:delInstrText>
        </w:r>
        <w:r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6</w:delInstrText>
        </w:r>
        <w:r w:rsidR="00E06C65" w:rsidRPr="007F7917">
          <w:rPr>
            <w:rFonts w:eastAsia="宋体" w:cs="Times New Roman"/>
          </w:rPr>
          <w:delInstrText>)</w:delInstrText>
        </w:r>
        <w:r w:rsidRPr="007F7917">
          <w:rPr>
            <w:rFonts w:eastAsia="宋体" w:cs="Times New Roman"/>
          </w:rPr>
          <w:fldChar w:fldCharType="end"/>
        </w:r>
        <w:r w:rsidRPr="007F7917">
          <w:rPr>
            <w:rFonts w:eastAsia="宋体" w:cs="Times New Roman"/>
          </w:rPr>
          <w:fldChar w:fldCharType="end"/>
        </w:r>
      </w:del>
      <w:r w:rsidR="00EE3F2E">
        <w:rPr>
          <w:rFonts w:eastAsia="宋体" w:cs="Times New Roman" w:hint="eastAsia"/>
        </w:rPr>
        <w:t>中的</w:t>
      </w:r>
      <w:r w:rsidRPr="007F7917">
        <w:rPr>
          <w:rFonts w:eastAsia="宋体" w:cs="Times New Roman"/>
        </w:rPr>
        <w:t>矩阵</w:t>
      </w:r>
      <w:r w:rsidRPr="007F7917">
        <w:rPr>
          <w:rFonts w:eastAsia="宋体" w:cs="Times New Roman"/>
          <w:b/>
          <w:i/>
        </w:rPr>
        <w:t>T</w:t>
      </w:r>
      <w:r w:rsidR="00B671EC" w:rsidRPr="007F7917">
        <w:rPr>
          <w:rFonts w:eastAsia="宋体" w:cs="Times New Roman"/>
          <w:i/>
          <w:vertAlign w:val="subscript"/>
        </w:rPr>
        <w:t>c</w:t>
      </w:r>
      <w:r w:rsidRPr="007F7917">
        <w:rPr>
          <w:rFonts w:eastAsia="宋体" w:cs="Times New Roman"/>
        </w:rPr>
        <w:t>进行列初等变换，使得列变换矩阵</w:t>
      </w:r>
      <w:r w:rsidRPr="007F7917">
        <w:rPr>
          <w:rFonts w:eastAsia="宋体" w:cs="Times New Roman"/>
          <w:b/>
          <w:i/>
        </w:rPr>
        <w:t>Q</w:t>
      </w:r>
      <w:r w:rsidRPr="007F7917">
        <w:rPr>
          <w:rFonts w:eastAsia="宋体" w:cs="Times New Roman"/>
          <w:i/>
          <w:vertAlign w:val="subscript"/>
        </w:rPr>
        <w:t>n</w:t>
      </w:r>
      <w:r w:rsidRPr="007F7917">
        <w:rPr>
          <w:rFonts w:eastAsia="宋体" w:cs="Times New Roman"/>
        </w:rPr>
        <w:t>满足</w:t>
      </w:r>
      <w:r w:rsidR="00281DE8" w:rsidRPr="00E42F5B">
        <w:rPr>
          <w:rFonts w:eastAsia="宋体" w:cs="Times New Roman" w:hint="eastAsia"/>
          <w:i/>
        </w:rPr>
        <w:t>rank</w:t>
      </w:r>
      <w:r w:rsidR="00281DE8">
        <w:rPr>
          <w:rFonts w:eastAsia="宋体" w:cs="Times New Roman" w:hint="eastAsia"/>
        </w:rPr>
        <w:t>(</w:t>
      </w:r>
      <w:r w:rsidR="00281DE8" w:rsidRPr="00E42F5B">
        <w:rPr>
          <w:rFonts w:eastAsia="宋体" w:cs="Times New Roman"/>
          <w:b/>
          <w:i/>
        </w:rPr>
        <w:t>R</w:t>
      </w:r>
      <w:r w:rsidR="00281DE8" w:rsidRPr="00E42F5B">
        <w:rPr>
          <w:rFonts w:eastAsia="宋体" w:cs="Times New Roman" w:hint="eastAsia"/>
          <w:i/>
          <w:vertAlign w:val="subscript"/>
        </w:rPr>
        <w:t>m</w:t>
      </w:r>
      <w:r w:rsidR="00281DE8">
        <w:rPr>
          <w:rFonts w:eastAsia="宋体" w:cs="Times New Roman" w:hint="eastAsia"/>
        </w:rPr>
        <w:t>)</w:t>
      </w:r>
      <w:r w:rsidR="00281DE8">
        <w:rPr>
          <w:rFonts w:eastAsia="宋体" w:cs="Times New Roman"/>
        </w:rPr>
        <w:t>=</w:t>
      </w:r>
      <w:r w:rsidR="00281DE8" w:rsidRPr="00E42F5B">
        <w:rPr>
          <w:rFonts w:eastAsia="宋体" w:cs="Times New Roman"/>
          <w:i/>
        </w:rPr>
        <w:t>m</w:t>
      </w:r>
      <w:r w:rsidR="00281DE8">
        <w:rPr>
          <w:rFonts w:eastAsia="宋体" w:cs="Times New Roman" w:hint="eastAsia"/>
        </w:rPr>
        <w:t>，有</w:t>
      </w:r>
    </w:p>
    <w:p w:rsidR="00F36992" w:rsidRDefault="00F36992" w:rsidP="001861C6">
      <w:pPr>
        <w:pStyle w:val="MTDisplayEquation"/>
        <w:spacing w:line="240" w:lineRule="auto"/>
      </w:pPr>
      <w:r>
        <w:tab/>
      </w:r>
      <w:r w:rsidR="00E42F5B" w:rsidRPr="00E42F5B">
        <w:rPr>
          <w:position w:val="-12"/>
        </w:rPr>
        <w:object w:dxaOrig="1340" w:dyaOrig="340">
          <v:shape id="_x0000_i1046" type="#_x0000_t75" style="width:66.75pt;height:16.5pt" o:ole="">
            <v:imagedata r:id="rId59" o:title=""/>
          </v:shape>
          <o:OLEObject Type="Embed" ProgID="Equation.DSMT4" ShapeID="_x0000_i1046" DrawAspect="Content" ObjectID="_1586021630" r:id="rId60"/>
        </w:object>
      </w:r>
      <w:r>
        <w:t xml:space="preserve"> </w:t>
      </w:r>
      <w:r>
        <w:tab/>
      </w:r>
      <w:ins w:id="32" w:author="陆 仁锋" w:date="2018-04-23T18:42:00Z">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D0335">
          <w:fldChar w:fldCharType="begin"/>
        </w:r>
        <w:r w:rsidR="007D0335">
          <w:instrText xml:space="preserve"> SEQ MTEqn \c \* Arabic \* MERGEFORMAT </w:instrText>
        </w:r>
        <w:r w:rsidR="007D0335">
          <w:fldChar w:fldCharType="separate"/>
        </w:r>
      </w:ins>
      <w:r w:rsidR="002A126A">
        <w:rPr>
          <w:noProof/>
        </w:rPr>
        <w:instrText>17</w:instrText>
      </w:r>
      <w:ins w:id="33" w:author="陆 仁锋" w:date="2018-04-23T18:42:00Z">
        <w:r w:rsidR="007D0335">
          <w:rPr>
            <w:noProof/>
          </w:rPr>
          <w:fldChar w:fldCharType="end"/>
        </w:r>
        <w:r>
          <w:instrText>)</w:instrText>
        </w:r>
        <w:r>
          <w:fldChar w:fldCharType="end"/>
        </w:r>
      </w:ins>
      <w:del w:id="34" w:author="陆 仁锋" w:date="2018-04-23T18:42:00Z">
        <w:r>
          <w:fldChar w:fldCharType="begin"/>
        </w:r>
        <w:r>
          <w:delInstrText xml:space="preserve"> MACROBUTTON MTPlaceRef \* MERGEFORMAT </w:delInstrText>
        </w:r>
        <w:r>
          <w:fldChar w:fldCharType="begin"/>
        </w:r>
        <w:r>
          <w:delInstrText xml:space="preserve"> SEQ MTEqn \h \* MERGEFORMAT </w:delInstrText>
        </w:r>
        <w:r>
          <w:fldChar w:fldCharType="end"/>
        </w:r>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7</w:delInstrText>
        </w:r>
        <w:r w:rsidR="00EE44EE">
          <w:rPr>
            <w:noProof/>
          </w:rPr>
          <w:fldChar w:fldCharType="end"/>
        </w:r>
        <w:r>
          <w:delInstrText>)</w:delInstrText>
        </w:r>
        <w:r>
          <w:fldChar w:fldCharType="end"/>
        </w:r>
      </w:del>
      <w:del w:id="35" w:author="陆 仁锋" w:date="2018-04-23T18:44:00Z">
        <w:r>
          <w:fldChar w:fldCharType="begin"/>
        </w:r>
        <w:r>
          <w:delInstrText xml:space="preserve"> MACROBUTTON MTPlaceRef \* MERGEFORMAT </w:delInstrText>
        </w:r>
        <w:r>
          <w:fldChar w:fldCharType="begin"/>
        </w:r>
        <w:r>
          <w:delInstrText xml:space="preserve"> SEQ MTEqn \h \* MERGEFORMAT </w:delInstrText>
        </w:r>
        <w:r>
          <w:fldChar w:fldCharType="end"/>
        </w:r>
        <w:bookmarkStart w:id="36" w:name="ZEqnNum195083"/>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7</w:delInstrText>
        </w:r>
        <w:r w:rsidR="00EE44EE">
          <w:rPr>
            <w:noProof/>
          </w:rPr>
          <w:fldChar w:fldCharType="end"/>
        </w:r>
        <w:r>
          <w:delInstrText>)</w:delInstrText>
        </w:r>
        <w:bookmarkEnd w:id="36"/>
        <w:r>
          <w:fldChar w:fldCharType="end"/>
        </w:r>
      </w:del>
    </w:p>
    <w:p w:rsidR="00F36992" w:rsidRDefault="00B671EC" w:rsidP="001861C6">
      <w:pPr>
        <w:spacing w:line="240" w:lineRule="auto"/>
        <w:jc w:val="both"/>
        <w:rPr>
          <w:rFonts w:eastAsia="宋体" w:cs="Times New Roman"/>
        </w:rPr>
      </w:pPr>
      <w:r w:rsidRPr="007F7917">
        <w:rPr>
          <w:rFonts w:eastAsia="宋体" w:cs="Times New Roman"/>
        </w:rPr>
        <w:t>利用变换矩阵</w:t>
      </w:r>
      <w:r w:rsidRPr="007F7917">
        <w:rPr>
          <w:rFonts w:eastAsia="宋体" w:cs="Times New Roman"/>
          <w:b/>
          <w:i/>
        </w:rPr>
        <w:t>Q</w:t>
      </w:r>
      <w:r w:rsidRPr="007F7917">
        <w:rPr>
          <w:rFonts w:eastAsia="宋体" w:cs="Times New Roman"/>
          <w:i/>
          <w:vertAlign w:val="subscript"/>
        </w:rPr>
        <w:t>n</w:t>
      </w:r>
      <w:r w:rsidRPr="007F7917">
        <w:rPr>
          <w:rFonts w:eastAsia="宋体" w:cs="Times New Roman"/>
        </w:rPr>
        <w:t>将</w:t>
      </w:r>
      <w:r w:rsidR="00745D01" w:rsidRPr="007F7917">
        <w:rPr>
          <w:rFonts w:eastAsia="宋体" w:cs="Times New Roman"/>
        </w:rPr>
        <w:t>式</w:t>
      </w:r>
      <w:ins w:id="37" w:author="陆 仁锋" w:date="2018-04-23T18:42:00Z">
        <w:r w:rsidR="00677E6A" w:rsidRPr="007F7917">
          <w:rPr>
            <w:rFonts w:eastAsia="宋体" w:cs="Times New Roman"/>
          </w:rPr>
          <w:fldChar w:fldCharType="begin"/>
        </w:r>
        <w:r w:rsidR="00677E6A" w:rsidRPr="007F7917">
          <w:rPr>
            <w:rFonts w:eastAsia="宋体" w:cs="Times New Roman"/>
          </w:rPr>
          <w:instrText xml:space="preserve"> GOTOBUTTON ZEqnNum198846  \* MERGEFORMAT </w:instrText>
        </w:r>
        <w:r w:rsidR="00677E6A" w:rsidRPr="007F7917">
          <w:rPr>
            <w:rFonts w:eastAsia="宋体" w:cs="Times New Roman"/>
          </w:rPr>
          <w:fldChar w:fldCharType="begin"/>
        </w:r>
      </w:ins>
      <w:r w:rsidR="00677E6A" w:rsidRPr="007F7917">
        <w:rPr>
          <w:rFonts w:eastAsia="宋体" w:cs="Times New Roman"/>
        </w:rPr>
        <w:instrText xml:space="preserve"> REF ZEqnNum198846 \* Charformat \! \* MERGEFORMAT </w:instrText>
      </w:r>
      <w:ins w:id="38" w:author="陆 仁锋" w:date="2018-04-23T18:42:00Z">
        <w:r w:rsidR="00677E6A"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39" w:author="陆 仁锋" w:date="2018-04-23T18:42:00Z">
        <w:r w:rsidR="00677E6A" w:rsidRPr="007F7917">
          <w:rPr>
            <w:rFonts w:eastAsia="宋体" w:cs="Times New Roman"/>
          </w:rPr>
          <w:fldChar w:fldCharType="end"/>
        </w:r>
        <w:r w:rsidR="00677E6A" w:rsidRPr="007F7917">
          <w:rPr>
            <w:rFonts w:eastAsia="宋体" w:cs="Times New Roman"/>
          </w:rPr>
          <w:fldChar w:fldCharType="end"/>
        </w:r>
      </w:ins>
      <w:del w:id="40" w:author="陆 仁锋" w:date="2018-04-23T18:42:00Z">
        <w:r w:rsidR="00677E6A" w:rsidRPr="007F7917">
          <w:rPr>
            <w:rFonts w:eastAsia="宋体" w:cs="Times New Roman"/>
          </w:rPr>
          <w:fldChar w:fldCharType="begin"/>
        </w:r>
        <w:r w:rsidR="00677E6A" w:rsidRPr="007F7917">
          <w:rPr>
            <w:rFonts w:eastAsia="宋体" w:cs="Times New Roman"/>
          </w:rPr>
          <w:delInstrText xml:space="preserve"> GOTOBUTTON ZEqnNum198846  \* MERGEFORMAT </w:delInstrText>
        </w:r>
        <w:r w:rsidR="00677E6A" w:rsidRPr="007F7917">
          <w:rPr>
            <w:rFonts w:eastAsia="宋体" w:cs="Times New Roman"/>
          </w:rPr>
          <w:fldChar w:fldCharType="begin"/>
        </w:r>
        <w:r w:rsidR="00677E6A" w:rsidRPr="007F7917">
          <w:rPr>
            <w:rFonts w:eastAsia="宋体" w:cs="Times New Roman"/>
          </w:rPr>
          <w:delInstrText xml:space="preserve"> REF ZEqnNum198846 \* Charformat \! \* MERGEFORMAT </w:delInstrText>
        </w:r>
        <w:r w:rsidR="00677E6A"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00677E6A" w:rsidRPr="007F7917">
          <w:rPr>
            <w:rFonts w:eastAsia="宋体" w:cs="Times New Roman"/>
          </w:rPr>
          <w:fldChar w:fldCharType="end"/>
        </w:r>
        <w:r w:rsidR="00677E6A" w:rsidRPr="007F7917">
          <w:rPr>
            <w:rFonts w:eastAsia="宋体" w:cs="Times New Roman"/>
          </w:rPr>
          <w:fldChar w:fldCharType="end"/>
        </w:r>
      </w:del>
      <w:r w:rsidRPr="007F7917">
        <w:rPr>
          <w:rFonts w:eastAsia="宋体" w:cs="Times New Roman"/>
        </w:rPr>
        <w:t>中</w:t>
      </w:r>
      <w:r w:rsidR="00745D01" w:rsidRPr="007F7917">
        <w:rPr>
          <w:rFonts w:eastAsia="宋体" w:cs="Times New Roman"/>
        </w:rPr>
        <w:t>模糊度向量</w:t>
      </w:r>
      <w:r w:rsidR="00745D01" w:rsidRPr="007F7917">
        <w:rPr>
          <w:rFonts w:eastAsia="宋体" w:cs="Times New Roman"/>
          <w:b/>
          <w:i/>
        </w:rPr>
        <w:t>a</w:t>
      </w:r>
      <w:r w:rsidR="00745D01" w:rsidRPr="007F7917">
        <w:rPr>
          <w:rFonts w:eastAsia="宋体" w:cs="Times New Roman"/>
        </w:rPr>
        <w:t>拆分成</w:t>
      </w:r>
      <w:r w:rsidR="00F36992">
        <w:rPr>
          <w:rFonts w:eastAsia="宋体" w:cs="Times New Roman" w:hint="eastAsia"/>
        </w:rPr>
        <w:t>，</w:t>
      </w:r>
    </w:p>
    <w:p w:rsidR="00F36992" w:rsidRDefault="00F36992" w:rsidP="001861C6">
      <w:pPr>
        <w:pStyle w:val="MTDisplayEquation"/>
        <w:spacing w:line="240" w:lineRule="auto"/>
      </w:pPr>
      <w:r>
        <w:tab/>
      </w:r>
      <w:r w:rsidRPr="00F36992">
        <w:rPr>
          <w:position w:val="-26"/>
        </w:rPr>
        <w:object w:dxaOrig="1200" w:dyaOrig="620">
          <v:shape id="_x0000_i1047" type="#_x0000_t75" style="width:60pt;height:30.75pt" o:ole="">
            <v:imagedata r:id="rId61" o:title=""/>
          </v:shape>
          <o:OLEObject Type="Embed" ProgID="Equation.DSMT4" ShapeID="_x0000_i1047" DrawAspect="Content" ObjectID="_1586021631" r:id="rId62"/>
        </w:object>
      </w:r>
      <w:r>
        <w:t xml:space="preserve"> </w:t>
      </w:r>
      <w:r>
        <w:tab/>
      </w:r>
      <w:ins w:id="41" w:author="陆 仁锋" w:date="2018-04-23T18:42:00Z">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D0335">
          <w:fldChar w:fldCharType="begin"/>
        </w:r>
        <w:r w:rsidR="007D0335">
          <w:instrText xml:space="preserve"> SEQ MTEqn \c \* Arabic \* MERGEFORMAT </w:instrText>
        </w:r>
        <w:r w:rsidR="007D0335">
          <w:fldChar w:fldCharType="separate"/>
        </w:r>
      </w:ins>
      <w:r w:rsidR="002A126A">
        <w:rPr>
          <w:noProof/>
        </w:rPr>
        <w:instrText>18</w:instrText>
      </w:r>
      <w:ins w:id="42" w:author="陆 仁锋" w:date="2018-04-23T18:42:00Z">
        <w:r w:rsidR="007D0335">
          <w:rPr>
            <w:noProof/>
          </w:rPr>
          <w:fldChar w:fldCharType="end"/>
        </w:r>
        <w:r>
          <w:instrText>)</w:instrText>
        </w:r>
        <w:r>
          <w:fldChar w:fldCharType="end"/>
        </w:r>
      </w:ins>
      <w:del w:id="43" w:author="陆 仁锋" w:date="2018-04-23T18:42:00Z">
        <w:r>
          <w:fldChar w:fldCharType="begin"/>
        </w:r>
        <w:r>
          <w:delInstrText xml:space="preserve"> MACROBUTTON MTPlaceRef \* MERGEFORMAT </w:delInstrText>
        </w:r>
        <w:r>
          <w:fldChar w:fldCharType="begin"/>
        </w:r>
        <w:r>
          <w:delInstrText xml:space="preserve"> SEQ MTEqn \h \* MERGEFORMAT </w:delInstrText>
        </w:r>
        <w:r>
          <w:fldChar w:fldCharType="end"/>
        </w:r>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8</w:delInstrText>
        </w:r>
        <w:r w:rsidR="00EE44EE">
          <w:rPr>
            <w:noProof/>
          </w:rPr>
          <w:fldChar w:fldCharType="end"/>
        </w:r>
        <w:r>
          <w:delInstrText>)</w:delInstrText>
        </w:r>
        <w:r>
          <w:fldChar w:fldCharType="end"/>
        </w:r>
      </w:del>
      <w:del w:id="44" w:author="陆 仁锋" w:date="2018-04-23T18:44:00Z">
        <w:r>
          <w:fldChar w:fldCharType="begin"/>
        </w:r>
        <w:r>
          <w:delInstrText xml:space="preserve"> MACROBUTTON MTPlaceRef \* MERGEFORMAT </w:delInstrText>
        </w:r>
        <w:r>
          <w:fldChar w:fldCharType="begin"/>
        </w:r>
        <w:r>
          <w:delInstrText xml:space="preserve"> SEQ MTEqn \h \* MERGEFORMAT </w:delInstrText>
        </w:r>
        <w:r>
          <w:fldChar w:fldCharType="end"/>
        </w:r>
        <w:bookmarkStart w:id="45" w:name="ZEqnNum708868"/>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8</w:delInstrText>
        </w:r>
        <w:r w:rsidR="00EE44EE">
          <w:rPr>
            <w:noProof/>
          </w:rPr>
          <w:fldChar w:fldCharType="end"/>
        </w:r>
        <w:r>
          <w:delInstrText>)</w:delInstrText>
        </w:r>
        <w:bookmarkEnd w:id="45"/>
        <w:r>
          <w:fldChar w:fldCharType="end"/>
        </w:r>
      </w:del>
    </w:p>
    <w:p w:rsidR="00227F04" w:rsidRPr="00227F04" w:rsidRDefault="00227F04" w:rsidP="001861C6">
      <w:pPr>
        <w:spacing w:line="240" w:lineRule="auto"/>
      </w:pPr>
      <w:r>
        <w:rPr>
          <w:rFonts w:eastAsia="宋体" w:cs="Times New Roman" w:hint="eastAsia"/>
        </w:rPr>
        <w:t>需要说明的是，</w:t>
      </w:r>
      <w:r w:rsidR="0015575E" w:rsidRPr="007F7917">
        <w:rPr>
          <w:rFonts w:eastAsia="宋体" w:cs="Times New Roman"/>
        </w:rPr>
        <w:t>为了保证模糊度的整周特性，列变换矩阵</w:t>
      </w:r>
      <w:r w:rsidR="0015575E" w:rsidRPr="007F7917">
        <w:rPr>
          <w:rFonts w:eastAsia="宋体" w:cs="Times New Roman"/>
          <w:b/>
          <w:i/>
        </w:rPr>
        <w:t>Q</w:t>
      </w:r>
      <w:r w:rsidR="0015575E" w:rsidRPr="007F7917">
        <w:rPr>
          <w:rFonts w:eastAsia="宋体" w:cs="Times New Roman"/>
          <w:i/>
          <w:vertAlign w:val="subscript"/>
        </w:rPr>
        <w:t>n</w:t>
      </w:r>
      <w:r w:rsidR="0015575E" w:rsidRPr="0015575E">
        <w:rPr>
          <w:rFonts w:eastAsia="宋体" w:cs="Times New Roman" w:hint="eastAsia"/>
        </w:rPr>
        <w:t>除满足</w:t>
      </w:r>
      <w:r w:rsidR="0015575E" w:rsidRPr="00E42F5B">
        <w:rPr>
          <w:rFonts w:eastAsia="宋体" w:cs="Times New Roman" w:hint="eastAsia"/>
          <w:i/>
        </w:rPr>
        <w:t>rank</w:t>
      </w:r>
      <w:r w:rsidR="0015575E">
        <w:rPr>
          <w:rFonts w:eastAsia="宋体" w:cs="Times New Roman" w:hint="eastAsia"/>
        </w:rPr>
        <w:t>(</w:t>
      </w:r>
      <w:r w:rsidR="0015575E" w:rsidRPr="00E42F5B">
        <w:rPr>
          <w:rFonts w:eastAsia="宋体" w:cs="Times New Roman"/>
          <w:b/>
          <w:i/>
        </w:rPr>
        <w:t>R</w:t>
      </w:r>
      <w:r w:rsidR="0015575E" w:rsidRPr="00E42F5B">
        <w:rPr>
          <w:rFonts w:eastAsia="宋体" w:cs="Times New Roman" w:hint="eastAsia"/>
          <w:i/>
          <w:vertAlign w:val="subscript"/>
        </w:rPr>
        <w:t>m</w:t>
      </w:r>
      <w:r w:rsidR="0015575E">
        <w:rPr>
          <w:rFonts w:eastAsia="宋体" w:cs="Times New Roman" w:hint="eastAsia"/>
        </w:rPr>
        <w:t>)</w:t>
      </w:r>
      <w:r w:rsidR="0015575E">
        <w:rPr>
          <w:rFonts w:eastAsia="宋体" w:cs="Times New Roman"/>
        </w:rPr>
        <w:t>=</w:t>
      </w:r>
      <w:r w:rsidR="0015575E" w:rsidRPr="00E42F5B">
        <w:rPr>
          <w:rFonts w:eastAsia="宋体" w:cs="Times New Roman"/>
          <w:i/>
        </w:rPr>
        <w:t>m</w:t>
      </w:r>
      <w:r w:rsidR="0015575E">
        <w:rPr>
          <w:rFonts w:eastAsia="宋体" w:cs="Times New Roman" w:hint="eastAsia"/>
        </w:rPr>
        <w:t>约束之外，还应保证</w:t>
      </w:r>
      <w:r w:rsidRPr="007F7917">
        <w:rPr>
          <w:rFonts w:eastAsia="宋体" w:cs="Times New Roman"/>
          <w:b/>
          <w:i/>
        </w:rPr>
        <w:t>Q</w:t>
      </w:r>
      <w:r w:rsidRPr="007F7917">
        <w:rPr>
          <w:rFonts w:eastAsia="宋体" w:cs="Times New Roman"/>
          <w:i/>
          <w:vertAlign w:val="subscript"/>
        </w:rPr>
        <w:t>n</w:t>
      </w:r>
      <w:r w:rsidR="0015575E" w:rsidRPr="007F7917">
        <w:rPr>
          <w:rFonts w:eastAsia="宋体" w:cs="Times New Roman"/>
          <w:vertAlign w:val="superscript"/>
        </w:rPr>
        <w:sym w:font="Symbol" w:char="F02D"/>
      </w:r>
      <w:r w:rsidR="0015575E" w:rsidRPr="007F7917">
        <w:rPr>
          <w:rFonts w:eastAsia="宋体" w:cs="Times New Roman"/>
          <w:vertAlign w:val="superscript"/>
        </w:rPr>
        <w:t>1</w:t>
      </w:r>
      <w:r w:rsidRPr="007F7917">
        <w:rPr>
          <w:rFonts w:eastAsia="宋体" w:cs="Times New Roman"/>
        </w:rPr>
        <w:t>所有元素</w:t>
      </w:r>
      <w:r>
        <w:rPr>
          <w:rFonts w:eastAsia="宋体" w:cs="Times New Roman"/>
        </w:rPr>
        <w:t>为整数</w:t>
      </w:r>
      <w:r>
        <w:rPr>
          <w:rFonts w:eastAsia="宋体" w:cs="Times New Roman" w:hint="eastAsia"/>
        </w:rPr>
        <w:t>；</w:t>
      </w:r>
    </w:p>
    <w:p w:rsidR="001842CC" w:rsidRPr="00C9235B" w:rsidRDefault="001842CC" w:rsidP="001861C6">
      <w:pPr>
        <w:spacing w:line="240" w:lineRule="auto"/>
        <w:rPr>
          <w:rFonts w:eastAsia="宋体" w:cs="Times New Roman"/>
        </w:rPr>
      </w:pPr>
      <w:r w:rsidRPr="00C9235B">
        <w:rPr>
          <w:rFonts w:eastAsia="宋体" w:cs="Times New Roman" w:hint="eastAsia"/>
        </w:rPr>
        <w:t>将式</w:t>
      </w:r>
      <w:ins w:id="46" w:author="陆 仁锋" w:date="2018-04-23T18:42:00Z">
        <w:r w:rsidRPr="00C9235B">
          <w:rPr>
            <w:rFonts w:eastAsia="宋体" w:cs="Times New Roman"/>
          </w:rPr>
          <w:fldChar w:fldCharType="begin"/>
        </w:r>
        <w:r w:rsidRPr="00C9235B">
          <w:rPr>
            <w:rFonts w:eastAsia="宋体" w:cs="Times New Roman"/>
          </w:rPr>
          <w:instrText xml:space="preserve"> GOTOBUTTON ZEqnNum195083  \* MERGEFORMAT </w:instrText>
        </w:r>
        <w:r w:rsidRPr="00C9235B">
          <w:rPr>
            <w:rFonts w:eastAsia="宋体" w:cs="Times New Roman"/>
          </w:rPr>
          <w:fldChar w:fldCharType="begin"/>
        </w:r>
      </w:ins>
      <w:r w:rsidRPr="00C9235B">
        <w:rPr>
          <w:rFonts w:eastAsia="宋体" w:cs="Times New Roman"/>
        </w:rPr>
        <w:instrText xml:space="preserve"> REF ZEqnNum195083 \* Charformat \! \* MERGEFORMAT </w:instrText>
      </w:r>
      <w:ins w:id="47" w:author="陆 仁锋" w:date="2018-04-23T18:42:00Z">
        <w:r w:rsidRPr="00C9235B">
          <w:rPr>
            <w:rFonts w:eastAsia="宋体" w:cs="Times New Roman"/>
          </w:rPr>
          <w:fldChar w:fldCharType="end"/>
        </w:r>
        <w:r w:rsidRPr="00C9235B">
          <w:rPr>
            <w:rFonts w:eastAsia="宋体" w:cs="Times New Roman"/>
          </w:rPr>
          <w:fldChar w:fldCharType="end"/>
        </w:r>
      </w:ins>
      <w:del w:id="48" w:author="陆 仁锋" w:date="2018-04-23T18:42:00Z">
        <w:r w:rsidRPr="00C9235B">
          <w:rPr>
            <w:rFonts w:eastAsia="宋体" w:cs="Times New Roman"/>
          </w:rPr>
          <w:fldChar w:fldCharType="begin"/>
        </w:r>
        <w:r w:rsidRPr="00C9235B">
          <w:rPr>
            <w:rFonts w:eastAsia="宋体" w:cs="Times New Roman"/>
          </w:rPr>
          <w:delInstrText xml:space="preserve"> GOTOBUTTON ZEqnNum195083  \* MERGEFORMAT </w:delInstrText>
        </w:r>
        <w:r w:rsidRPr="00C9235B">
          <w:rPr>
            <w:rFonts w:eastAsia="宋体" w:cs="Times New Roman"/>
          </w:rPr>
          <w:fldChar w:fldCharType="begin"/>
        </w:r>
        <w:r w:rsidRPr="00C9235B">
          <w:rPr>
            <w:rFonts w:eastAsia="宋体" w:cs="Times New Roman"/>
          </w:rPr>
          <w:delInstrText xml:space="preserve"> REF ZEqnNum195083 \* Charformat \! \* MERGEFORMAT </w:delInstrText>
        </w:r>
        <w:r w:rsidRPr="00C9235B">
          <w:rPr>
            <w:rFonts w:eastAsia="宋体" w:cs="Times New Roman"/>
          </w:rPr>
          <w:fldChar w:fldCharType="separate"/>
        </w:r>
        <w:r w:rsidR="00E06C65" w:rsidRPr="00E06C65">
          <w:rPr>
            <w:rFonts w:eastAsia="宋体" w:cs="Times New Roman"/>
          </w:rPr>
          <w:delInstrText>(7)</w:delInstrText>
        </w:r>
        <w:r w:rsidRPr="00C9235B">
          <w:rPr>
            <w:rFonts w:eastAsia="宋体" w:cs="Times New Roman"/>
          </w:rPr>
          <w:fldChar w:fldCharType="end"/>
        </w:r>
        <w:r w:rsidRPr="00C9235B">
          <w:rPr>
            <w:rFonts w:eastAsia="宋体" w:cs="Times New Roman"/>
          </w:rPr>
          <w:fldChar w:fldCharType="end"/>
        </w:r>
      </w:del>
      <w:r w:rsidR="00C9235B" w:rsidRPr="00C9235B">
        <w:rPr>
          <w:rFonts w:eastAsia="宋体" w:cs="Times New Roman" w:hint="eastAsia"/>
        </w:rPr>
        <w:t>、</w:t>
      </w:r>
      <w:ins w:id="49" w:author="陆 仁锋" w:date="2018-04-23T18:42:00Z">
        <w:r w:rsidRPr="00C9235B">
          <w:rPr>
            <w:rFonts w:eastAsia="宋体" w:cs="Times New Roman"/>
          </w:rPr>
          <w:fldChar w:fldCharType="begin"/>
        </w:r>
        <w:r w:rsidRPr="00C9235B">
          <w:rPr>
            <w:rFonts w:eastAsia="宋体" w:cs="Times New Roman"/>
          </w:rPr>
          <w:instrText xml:space="preserve"> GOTOBUTTON ZEqnNum708868  \* MERGEFORMAT </w:instrText>
        </w:r>
        <w:r w:rsidRPr="00C9235B">
          <w:rPr>
            <w:rFonts w:eastAsia="宋体" w:cs="Times New Roman"/>
          </w:rPr>
          <w:fldChar w:fldCharType="begin"/>
        </w:r>
      </w:ins>
      <w:r w:rsidRPr="00C9235B">
        <w:rPr>
          <w:rFonts w:eastAsia="宋体" w:cs="Times New Roman"/>
        </w:rPr>
        <w:instrText xml:space="preserve"> REF ZEqnNum708868 \* Charformat \! \* MERGEFORMAT </w:instrText>
      </w:r>
      <w:ins w:id="50" w:author="陆 仁锋" w:date="2018-04-23T18:42:00Z">
        <w:r w:rsidRPr="00C9235B">
          <w:rPr>
            <w:rFonts w:eastAsia="宋体" w:cs="Times New Roman"/>
          </w:rPr>
          <w:fldChar w:fldCharType="end"/>
        </w:r>
        <w:r w:rsidRPr="00C9235B">
          <w:rPr>
            <w:rFonts w:eastAsia="宋体" w:cs="Times New Roman"/>
          </w:rPr>
          <w:fldChar w:fldCharType="end"/>
        </w:r>
      </w:ins>
      <w:del w:id="51" w:author="陆 仁锋" w:date="2018-04-23T18:42:00Z">
        <w:r w:rsidRPr="00C9235B">
          <w:rPr>
            <w:rFonts w:eastAsia="宋体" w:cs="Times New Roman"/>
          </w:rPr>
          <w:fldChar w:fldCharType="begin"/>
        </w:r>
        <w:r w:rsidRPr="00C9235B">
          <w:rPr>
            <w:rFonts w:eastAsia="宋体" w:cs="Times New Roman"/>
          </w:rPr>
          <w:delInstrText xml:space="preserve"> GOTOBUTTON ZEqnNum708868  \* MERGEFORMAT </w:delInstrText>
        </w:r>
        <w:r w:rsidRPr="00C9235B">
          <w:rPr>
            <w:rFonts w:eastAsia="宋体" w:cs="Times New Roman"/>
          </w:rPr>
          <w:fldChar w:fldCharType="begin"/>
        </w:r>
        <w:r w:rsidRPr="00C9235B">
          <w:rPr>
            <w:rFonts w:eastAsia="宋体" w:cs="Times New Roman"/>
          </w:rPr>
          <w:delInstrText xml:space="preserve"> REF ZEqnNum708868 \* Charformat \! \* MERGEFORMAT </w:delInstrText>
        </w:r>
        <w:r w:rsidRPr="00C9235B">
          <w:rPr>
            <w:rFonts w:eastAsia="宋体" w:cs="Times New Roman"/>
          </w:rPr>
          <w:fldChar w:fldCharType="separate"/>
        </w:r>
        <w:r w:rsidR="00E06C65" w:rsidRPr="00E06C65">
          <w:rPr>
            <w:rFonts w:eastAsia="宋体" w:cs="Times New Roman"/>
          </w:rPr>
          <w:delInstrText>(8)</w:delInstrText>
        </w:r>
        <w:r w:rsidRPr="00C9235B">
          <w:rPr>
            <w:rFonts w:eastAsia="宋体" w:cs="Times New Roman"/>
          </w:rPr>
          <w:fldChar w:fldCharType="end"/>
        </w:r>
        <w:r w:rsidRPr="00C9235B">
          <w:rPr>
            <w:rFonts w:eastAsia="宋体" w:cs="Times New Roman"/>
          </w:rPr>
          <w:fldChar w:fldCharType="end"/>
        </w:r>
      </w:del>
      <w:r w:rsidRPr="00C9235B">
        <w:rPr>
          <w:rFonts w:eastAsia="宋体" w:cs="Times New Roman" w:hint="eastAsia"/>
        </w:rPr>
        <w:t>代入式</w:t>
      </w:r>
      <w:r w:rsidRPr="00C9235B">
        <w:rPr>
          <w:rFonts w:eastAsia="宋体" w:cs="Times New Roman"/>
        </w:rPr>
        <w:fldChar w:fldCharType="begin"/>
      </w:r>
      <w:r w:rsidRPr="00C9235B">
        <w:rPr>
          <w:rFonts w:eastAsia="宋体" w:cs="Times New Roman"/>
        </w:rPr>
        <w:instrText xml:space="preserve"> GOTOBUTTON ZEqnNum891273  \* MERGEFORMAT </w:instrText>
      </w:r>
      <w:r w:rsidRPr="00C9235B">
        <w:rPr>
          <w:rFonts w:eastAsia="宋体" w:cs="Times New Roman"/>
        </w:rPr>
        <w:fldChar w:fldCharType="begin"/>
      </w:r>
      <w:r w:rsidRPr="00C9235B">
        <w:rPr>
          <w:rFonts w:eastAsia="宋体" w:cs="Times New Roman"/>
        </w:rPr>
        <w:instrText xml:space="preserve"> REF ZEqnNum891273 \* Charformat \! \* MERGEFORMAT </w:instrText>
      </w:r>
      <w:r w:rsidRPr="00C9235B">
        <w:rPr>
          <w:rFonts w:eastAsia="宋体" w:cs="Times New Roman"/>
        </w:rPr>
        <w:fldChar w:fldCharType="separate"/>
      </w:r>
      <w:r w:rsidR="002A126A" w:rsidRPr="007F7917">
        <w:rPr>
          <w:rFonts w:eastAsia="宋体" w:cs="Times New Roman"/>
        </w:rPr>
        <w:instrText>(</w:instrText>
      </w:r>
      <w:r w:rsidR="002A126A">
        <w:rPr>
          <w:rFonts w:eastAsia="宋体" w:cs="Times New Roman"/>
        </w:rPr>
        <w:instrText>16</w:instrText>
      </w:r>
      <w:r w:rsidR="002A126A" w:rsidRPr="007F7917">
        <w:rPr>
          <w:rFonts w:eastAsia="宋体" w:cs="Times New Roman"/>
        </w:rPr>
        <w:instrText>)</w:instrText>
      </w:r>
      <w:r w:rsidRPr="00C9235B">
        <w:rPr>
          <w:rFonts w:eastAsia="宋体" w:cs="Times New Roman"/>
        </w:rPr>
        <w:fldChar w:fldCharType="end"/>
      </w:r>
      <w:r w:rsidRPr="00C9235B">
        <w:rPr>
          <w:rFonts w:eastAsia="宋体" w:cs="Times New Roman"/>
        </w:rPr>
        <w:fldChar w:fldCharType="end"/>
      </w:r>
      <w:r w:rsidRPr="00C9235B">
        <w:rPr>
          <w:rFonts w:eastAsia="宋体" w:cs="Times New Roman" w:hint="eastAsia"/>
        </w:rPr>
        <w:t>中</w:t>
      </w:r>
      <w:r w:rsidR="004A3475">
        <w:rPr>
          <w:rFonts w:eastAsia="宋体" w:cs="Times New Roman" w:hint="eastAsia"/>
        </w:rPr>
        <w:t>，</w:t>
      </w:r>
      <w:r w:rsidR="00474910">
        <w:rPr>
          <w:rFonts w:eastAsia="宋体" w:cs="Times New Roman" w:hint="eastAsia"/>
        </w:rPr>
        <w:t>整理</w:t>
      </w:r>
      <w:r w:rsidRPr="00C9235B">
        <w:rPr>
          <w:rFonts w:eastAsia="宋体" w:cs="Times New Roman" w:hint="eastAsia"/>
        </w:rPr>
        <w:t>有，</w:t>
      </w:r>
    </w:p>
    <w:p w:rsidR="001842CC" w:rsidRPr="001842CC" w:rsidRDefault="00E42F5B" w:rsidP="001861C6">
      <w:pPr>
        <w:pStyle w:val="MTDisplayEquation"/>
        <w:spacing w:line="240" w:lineRule="auto"/>
      </w:pPr>
      <w:r>
        <w:tab/>
      </w:r>
      <w:r w:rsidRPr="00E42F5B">
        <w:rPr>
          <w:position w:val="-26"/>
        </w:rPr>
        <w:object w:dxaOrig="2320" w:dyaOrig="620">
          <v:shape id="_x0000_i1048" type="#_x0000_t75" style="width:116.25pt;height:30.75pt" o:ole="">
            <v:imagedata r:id="rId63" o:title=""/>
          </v:shape>
          <o:OLEObject Type="Embed" ProgID="Equation.DSMT4" ShapeID="_x0000_i1048" DrawAspect="Content" ObjectID="_1586021632" r:id="rId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708468"/>
      <w:r>
        <w:instrText>(</w:instrText>
      </w:r>
      <w:fldSimple w:instr=" SEQ MTEqn \c \* Arabic \* MERGEFORMAT ">
        <w:r w:rsidR="002A126A">
          <w:rPr>
            <w:noProof/>
          </w:rPr>
          <w:instrText>19</w:instrText>
        </w:r>
      </w:fldSimple>
      <w:r>
        <w:instrText>)</w:instrText>
      </w:r>
      <w:bookmarkEnd w:id="52"/>
      <w:r>
        <w:fldChar w:fldCharType="end"/>
      </w:r>
    </w:p>
    <w:p w:rsidR="00745D01" w:rsidRPr="007F7917" w:rsidRDefault="00316A32" w:rsidP="001861C6">
      <w:pPr>
        <w:spacing w:line="240" w:lineRule="auto"/>
        <w:jc w:val="both"/>
        <w:rPr>
          <w:ins w:id="53" w:author="陆 仁锋" w:date="2018-04-23T18:42:00Z"/>
          <w:rFonts w:eastAsia="宋体" w:cs="Times New Roman"/>
        </w:rPr>
      </w:pPr>
      <w:ins w:id="54" w:author="陆 仁锋" w:date="2018-04-23T18:42:00Z">
        <w:r>
          <w:rPr>
            <w:rFonts w:eastAsia="宋体" w:cs="Times New Roman" w:hint="eastAsia"/>
          </w:rPr>
          <w:t>利用变换矩阵</w:t>
        </w:r>
        <w:r w:rsidRPr="007F7917">
          <w:rPr>
            <w:rFonts w:eastAsia="宋体" w:cs="Times New Roman"/>
            <w:b/>
            <w:i/>
          </w:rPr>
          <w:t>Q</w:t>
        </w:r>
        <w:r w:rsidRPr="007F7917">
          <w:rPr>
            <w:rFonts w:eastAsia="宋体" w:cs="Times New Roman"/>
            <w:i/>
            <w:vertAlign w:val="subscript"/>
          </w:rPr>
          <w:t>n</w:t>
        </w:r>
        <w:r>
          <w:rPr>
            <w:rFonts w:eastAsia="宋体" w:cs="Times New Roman" w:hint="eastAsia"/>
          </w:rPr>
          <w:t>将式</w:t>
        </w:r>
        <w:r>
          <w:rPr>
            <w:rFonts w:eastAsia="宋体" w:cs="Times New Roman"/>
          </w:rPr>
          <w:fldChar w:fldCharType="begin"/>
        </w:r>
        <w:r>
          <w:rPr>
            <w:rFonts w:eastAsia="宋体" w:cs="Times New Roman"/>
          </w:rPr>
          <w:instrText xml:space="preserve"> GOTOBUTTON ZEqnNum198846  \* MERGEFORMAT </w:instrText>
        </w:r>
        <w:r>
          <w:rPr>
            <w:rFonts w:eastAsia="宋体" w:cs="Times New Roman"/>
          </w:rPr>
          <w:fldChar w:fldCharType="begin"/>
        </w:r>
        <w:r>
          <w:rPr>
            <w:rFonts w:eastAsia="宋体" w:cs="Times New Roman"/>
          </w:rPr>
          <w:instrText xml:space="preserve"> REF ZEqnNum198846 \* Charformat \! \* MERGEFORMAT </w:instrText>
        </w:r>
        <w:r>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55" w:author="陆 仁锋" w:date="2018-04-23T18:42:00Z">
        <w:r>
          <w:rPr>
            <w:rFonts w:eastAsia="宋体" w:cs="Times New Roman"/>
          </w:rPr>
          <w:fldChar w:fldCharType="end"/>
        </w:r>
        <w:r>
          <w:rPr>
            <w:rFonts w:eastAsia="宋体" w:cs="Times New Roman"/>
          </w:rPr>
          <w:fldChar w:fldCharType="end"/>
        </w:r>
        <w:r>
          <w:rPr>
            <w:rFonts w:eastAsia="宋体" w:cs="Times New Roman" w:hint="eastAsia"/>
          </w:rPr>
          <w:t>中的</w:t>
        </w:r>
        <w:r w:rsidR="00F36992" w:rsidRPr="007F7917">
          <w:rPr>
            <w:rFonts w:eastAsia="宋体" w:cs="Times New Roman"/>
          </w:rPr>
          <w:t>波长矩阵</w:t>
        </w:r>
        <w:r w:rsidR="00F36992" w:rsidRPr="007F7917">
          <w:rPr>
            <w:rFonts w:eastAsia="宋体" w:cs="Times New Roman"/>
            <w:b/>
            <w:i/>
          </w:rPr>
          <w:sym w:font="Symbol" w:char="F04C"/>
        </w:r>
        <w:r w:rsidR="00350BA8">
          <w:rPr>
            <w:rFonts w:eastAsia="宋体" w:cs="Times New Roman" w:hint="eastAsia"/>
          </w:rPr>
          <w:t>变换</w:t>
        </w:r>
        <w:r w:rsidRPr="00316A32">
          <w:rPr>
            <w:rFonts w:eastAsia="宋体" w:cs="Times New Roman" w:hint="eastAsia"/>
          </w:rPr>
          <w:t>为</w:t>
        </w:r>
        <w:r w:rsidR="00F36992" w:rsidRPr="007F7917">
          <w:rPr>
            <w:rFonts w:eastAsia="宋体" w:cs="Times New Roman"/>
            <w:b/>
            <w:i/>
          </w:rPr>
          <w:sym w:font="Symbol" w:char="F04C"/>
        </w:r>
        <w:r w:rsidR="00F36992" w:rsidRPr="007F7917">
          <w:rPr>
            <w:rFonts w:eastAsia="宋体" w:cs="Times New Roman"/>
            <w:b/>
            <w:i/>
          </w:rPr>
          <w:t>Q</w:t>
        </w:r>
        <w:r w:rsidR="00F36992" w:rsidRPr="007F7917">
          <w:rPr>
            <w:rFonts w:eastAsia="宋体" w:cs="Times New Roman"/>
            <w:i/>
            <w:vertAlign w:val="subscript"/>
          </w:rPr>
          <w:t>n</w:t>
        </w:r>
        <w:r w:rsidR="00F36992" w:rsidRPr="007F7917">
          <w:rPr>
            <w:rFonts w:eastAsia="宋体" w:cs="Times New Roman"/>
          </w:rPr>
          <w:t>=[</w:t>
        </w:r>
        <w:r w:rsidR="00F36992" w:rsidRPr="007F7917">
          <w:rPr>
            <w:rFonts w:eastAsia="宋体" w:cs="Times New Roman"/>
            <w:b/>
            <w:i/>
          </w:rPr>
          <w:sym w:font="Symbol" w:char="F04C"/>
        </w:r>
        <w:r w:rsidR="00F36992" w:rsidRPr="007F7917">
          <w:rPr>
            <w:rFonts w:eastAsia="宋体" w:cs="Times New Roman"/>
            <w:i/>
            <w:vertAlign w:val="subscript"/>
          </w:rPr>
          <w:t>m</w:t>
        </w:r>
        <w:r w:rsidR="00F36992">
          <w:rPr>
            <w:rFonts w:eastAsia="宋体" w:cs="Times New Roman"/>
            <w:b/>
          </w:rPr>
          <w:t xml:space="preserve"> </w:t>
        </w:r>
        <w:r w:rsidR="00F36992" w:rsidRPr="007F7917">
          <w:rPr>
            <w:rFonts w:eastAsia="宋体" w:cs="Times New Roman"/>
            <w:b/>
            <w:i/>
          </w:rPr>
          <w:sym w:font="Symbol" w:char="F04C"/>
        </w:r>
        <w:r w:rsidR="00F36992" w:rsidRPr="007F7917">
          <w:rPr>
            <w:rFonts w:eastAsia="宋体" w:cs="Times New Roman"/>
            <w:i/>
            <w:vertAlign w:val="subscript"/>
          </w:rPr>
          <w:t>n</w:t>
        </w:r>
        <w:r w:rsidR="00F36992" w:rsidRPr="007F7917">
          <w:rPr>
            <w:rFonts w:eastAsia="宋体" w:cs="Times New Roman"/>
            <w:i/>
            <w:vertAlign w:val="subscript"/>
          </w:rPr>
          <w:sym w:font="Symbol" w:char="F02D"/>
        </w:r>
        <w:r w:rsidR="00F36992" w:rsidRPr="007F7917">
          <w:rPr>
            <w:rFonts w:eastAsia="宋体" w:cs="Times New Roman"/>
            <w:i/>
            <w:vertAlign w:val="subscript"/>
          </w:rPr>
          <w:t>m</w:t>
        </w:r>
        <w:r w:rsidR="00F36992" w:rsidRPr="007F7917">
          <w:rPr>
            <w:rFonts w:eastAsia="宋体" w:cs="Times New Roman"/>
          </w:rPr>
          <w:t>]</w:t>
        </w:r>
        <w:r>
          <w:rPr>
            <w:rFonts w:eastAsia="宋体" w:cs="Times New Roman" w:hint="eastAsia"/>
          </w:rPr>
          <w:t>，</w:t>
        </w:r>
        <w:r>
          <w:rPr>
            <w:rFonts w:eastAsia="宋体" w:cs="Times New Roman"/>
          </w:rPr>
          <w:t>这样</w:t>
        </w:r>
        <w:r w:rsidR="00745D01" w:rsidRPr="007F7917">
          <w:rPr>
            <w:rFonts w:eastAsia="宋体" w:cs="Times New Roman"/>
          </w:rPr>
          <w:t>结合式</w:t>
        </w:r>
        <w:r>
          <w:rPr>
            <w:rFonts w:eastAsia="宋体" w:cs="Times New Roman"/>
          </w:rPr>
          <w:fldChar w:fldCharType="begin"/>
        </w:r>
        <w:r>
          <w:rPr>
            <w:rFonts w:eastAsia="宋体" w:cs="Times New Roman"/>
          </w:rPr>
          <w:instrText xml:space="preserve"> GOTOBUTTON ZEqnNum708468  \* MERGEFORMAT </w:instrText>
        </w:r>
        <w:r>
          <w:rPr>
            <w:rFonts w:eastAsia="宋体" w:cs="Times New Roman"/>
          </w:rPr>
          <w:fldChar w:fldCharType="begin"/>
        </w:r>
        <w:r>
          <w:rPr>
            <w:rFonts w:eastAsia="宋体" w:cs="Times New Roman"/>
          </w:rPr>
          <w:instrText xml:space="preserve"> REF ZEqnNum708468 \* Charformat \! \* MERGEFORMAT </w:instrText>
        </w:r>
        <w:r>
          <w:rPr>
            <w:rFonts w:eastAsia="宋体" w:cs="Times New Roman"/>
          </w:rPr>
          <w:fldChar w:fldCharType="separate"/>
        </w:r>
      </w:ins>
      <w:r w:rsidR="002A126A" w:rsidRPr="002A126A">
        <w:rPr>
          <w:rFonts w:eastAsia="宋体" w:cs="Times New Roman"/>
        </w:rPr>
        <w:instrText>(19)</w:instrText>
      </w:r>
      <w:ins w:id="56" w:author="陆 仁锋" w:date="2018-04-23T18:42:00Z">
        <w:r>
          <w:rPr>
            <w:rFonts w:eastAsia="宋体" w:cs="Times New Roman"/>
          </w:rPr>
          <w:fldChar w:fldCharType="end"/>
        </w:r>
        <w:r>
          <w:rPr>
            <w:rFonts w:eastAsia="宋体" w:cs="Times New Roman"/>
          </w:rPr>
          <w:fldChar w:fldCharType="end"/>
        </w:r>
        <w:r w:rsidR="00745D01" w:rsidRPr="007F7917">
          <w:rPr>
            <w:rFonts w:eastAsia="宋体" w:cs="Times New Roman"/>
          </w:rPr>
          <w:t>可将</w:t>
        </w:r>
        <w:r w:rsidR="00350BA8">
          <w:rPr>
            <w:rFonts w:eastAsia="宋体" w:cs="Times New Roman" w:hint="eastAsia"/>
          </w:rPr>
          <w:t>式</w:t>
        </w:r>
        <w:r w:rsidR="00677E6A" w:rsidRPr="007F7917">
          <w:rPr>
            <w:rFonts w:eastAsia="宋体" w:cs="Times New Roman"/>
          </w:rPr>
          <w:fldChar w:fldCharType="begin"/>
        </w:r>
        <w:r w:rsidR="00677E6A" w:rsidRPr="007F7917">
          <w:rPr>
            <w:rFonts w:eastAsia="宋体" w:cs="Times New Roman"/>
          </w:rPr>
          <w:instrText xml:space="preserve"> GOTOBUTTON ZEqnNum198846  \* MERGEFORMAT </w:instrText>
        </w:r>
        <w:r w:rsidR="00677E6A" w:rsidRPr="007F7917">
          <w:rPr>
            <w:rFonts w:eastAsia="宋体" w:cs="Times New Roman"/>
          </w:rPr>
          <w:fldChar w:fldCharType="begin"/>
        </w:r>
        <w:r w:rsidR="00677E6A" w:rsidRPr="007F7917">
          <w:rPr>
            <w:rFonts w:eastAsia="宋体" w:cs="Times New Roman"/>
          </w:rPr>
          <w:instrText xml:space="preserve"> REF ZEqnNum198846 \* Charformat \! \* MERGEFORMAT </w:instrText>
        </w:r>
        <w:r w:rsidR="00677E6A"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57" w:author="陆 仁锋" w:date="2018-04-23T18:42:00Z">
        <w:r w:rsidR="00677E6A" w:rsidRPr="007F7917">
          <w:rPr>
            <w:rFonts w:eastAsia="宋体" w:cs="Times New Roman"/>
          </w:rPr>
          <w:fldChar w:fldCharType="end"/>
        </w:r>
        <w:r w:rsidR="00677E6A" w:rsidRPr="007F7917">
          <w:rPr>
            <w:rFonts w:eastAsia="宋体" w:cs="Times New Roman"/>
          </w:rPr>
          <w:fldChar w:fldCharType="end"/>
        </w:r>
        <w:r w:rsidR="00350BA8">
          <w:rPr>
            <w:rFonts w:eastAsia="宋体" w:cs="Times New Roman"/>
          </w:rPr>
          <w:t>变换</w:t>
        </w:r>
        <w:r w:rsidR="00745D01" w:rsidRPr="007F7917">
          <w:rPr>
            <w:rFonts w:eastAsia="宋体" w:cs="Times New Roman"/>
          </w:rPr>
          <w:t>为，</w:t>
        </w:r>
      </w:ins>
    </w:p>
    <w:p w:rsidR="00745D01" w:rsidRPr="007F7917" w:rsidRDefault="00316A32" w:rsidP="001861C6">
      <w:pPr>
        <w:spacing w:line="240" w:lineRule="auto"/>
        <w:jc w:val="both"/>
        <w:rPr>
          <w:del w:id="58" w:author="陆 仁锋" w:date="2018-04-23T18:42:00Z"/>
          <w:rFonts w:eastAsia="宋体" w:cs="Times New Roman"/>
        </w:rPr>
      </w:pPr>
      <w:del w:id="59" w:author="陆 仁锋" w:date="2018-04-23T18:42:00Z">
        <w:r>
          <w:rPr>
            <w:rFonts w:eastAsia="宋体" w:cs="Times New Roman" w:hint="eastAsia"/>
          </w:rPr>
          <w:delText>利用变换矩阵</w:delText>
        </w:r>
        <w:r w:rsidRPr="007F7917">
          <w:rPr>
            <w:rFonts w:eastAsia="宋体" w:cs="Times New Roman"/>
            <w:b/>
            <w:i/>
          </w:rPr>
          <w:delText>Q</w:delText>
        </w:r>
        <w:r w:rsidRPr="007F7917">
          <w:rPr>
            <w:rFonts w:eastAsia="宋体" w:cs="Times New Roman"/>
            <w:i/>
            <w:vertAlign w:val="subscript"/>
          </w:rPr>
          <w:delText>n</w:delText>
        </w:r>
        <w:r>
          <w:rPr>
            <w:rFonts w:eastAsia="宋体" w:cs="Times New Roman" w:hint="eastAsia"/>
          </w:rPr>
          <w:delText>将式</w:delText>
        </w:r>
        <w:r>
          <w:rPr>
            <w:rFonts w:eastAsia="宋体" w:cs="Times New Roman"/>
          </w:rPr>
          <w:fldChar w:fldCharType="begin"/>
        </w:r>
        <w:r>
          <w:rPr>
            <w:rFonts w:eastAsia="宋体" w:cs="Times New Roman"/>
          </w:rPr>
          <w:delInstrText xml:space="preserve"> GOTOBUTTON ZEqnNum198846  \* MERGEFORMAT </w:delInstrText>
        </w:r>
        <w:r>
          <w:rPr>
            <w:rFonts w:eastAsia="宋体" w:cs="Times New Roman"/>
          </w:rPr>
          <w:fldChar w:fldCharType="begin"/>
        </w:r>
        <w:r>
          <w:rPr>
            <w:rFonts w:eastAsia="宋体" w:cs="Times New Roman"/>
          </w:rPr>
          <w:delInstrText xml:space="preserve"> REF ZEqnNum198846 \* Charformat \! \* MERGEFORMAT </w:delInstrText>
        </w:r>
        <w:r>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Pr>
            <w:rFonts w:eastAsia="宋体" w:cs="Times New Roman"/>
          </w:rPr>
          <w:fldChar w:fldCharType="end"/>
        </w:r>
        <w:r>
          <w:rPr>
            <w:rFonts w:eastAsia="宋体" w:cs="Times New Roman"/>
          </w:rPr>
          <w:fldChar w:fldCharType="end"/>
        </w:r>
        <w:r>
          <w:rPr>
            <w:rFonts w:eastAsia="宋体" w:cs="Times New Roman" w:hint="eastAsia"/>
          </w:rPr>
          <w:delText>中的</w:delText>
        </w:r>
        <w:r w:rsidR="00F36992" w:rsidRPr="007F7917">
          <w:rPr>
            <w:rFonts w:eastAsia="宋体" w:cs="Times New Roman"/>
          </w:rPr>
          <w:delText>波长矩阵</w:delText>
        </w:r>
        <w:r w:rsidR="00F36992" w:rsidRPr="007F7917">
          <w:rPr>
            <w:rFonts w:eastAsia="宋体" w:cs="Times New Roman"/>
            <w:b/>
            <w:i/>
          </w:rPr>
          <w:sym w:font="Symbol" w:char="F04C"/>
        </w:r>
        <w:r w:rsidR="00350BA8">
          <w:rPr>
            <w:rFonts w:eastAsia="宋体" w:cs="Times New Roman" w:hint="eastAsia"/>
          </w:rPr>
          <w:delText>变换</w:delText>
        </w:r>
        <w:r w:rsidRPr="00316A32">
          <w:rPr>
            <w:rFonts w:eastAsia="宋体" w:cs="Times New Roman" w:hint="eastAsia"/>
          </w:rPr>
          <w:delText>为</w:delText>
        </w:r>
        <w:r w:rsidR="00F36992" w:rsidRPr="007F7917">
          <w:rPr>
            <w:rFonts w:eastAsia="宋体" w:cs="Times New Roman"/>
            <w:b/>
            <w:i/>
          </w:rPr>
          <w:sym w:font="Symbol" w:char="F04C"/>
        </w:r>
        <w:r w:rsidR="00F36992" w:rsidRPr="007F7917">
          <w:rPr>
            <w:rFonts w:eastAsia="宋体" w:cs="Times New Roman"/>
            <w:b/>
            <w:i/>
          </w:rPr>
          <w:delText>Q</w:delText>
        </w:r>
        <w:r w:rsidR="00F36992" w:rsidRPr="007F7917">
          <w:rPr>
            <w:rFonts w:eastAsia="宋体" w:cs="Times New Roman"/>
            <w:i/>
            <w:vertAlign w:val="subscript"/>
          </w:rPr>
          <w:delText>n</w:delText>
        </w:r>
        <w:r w:rsidR="00F36992" w:rsidRPr="007F7917">
          <w:rPr>
            <w:rFonts w:eastAsia="宋体" w:cs="Times New Roman"/>
          </w:rPr>
          <w:delText>=[</w:delText>
        </w:r>
        <w:r w:rsidR="00F36992" w:rsidRPr="007F7917">
          <w:rPr>
            <w:rFonts w:eastAsia="宋体" w:cs="Times New Roman"/>
            <w:b/>
            <w:i/>
          </w:rPr>
          <w:sym w:font="Symbol" w:char="F04C"/>
        </w:r>
        <w:r w:rsidR="00F36992" w:rsidRPr="007F7917">
          <w:rPr>
            <w:rFonts w:eastAsia="宋体" w:cs="Times New Roman"/>
            <w:i/>
            <w:vertAlign w:val="subscript"/>
          </w:rPr>
          <w:delText>m</w:delText>
        </w:r>
        <w:r w:rsidR="00F36992">
          <w:rPr>
            <w:rFonts w:eastAsia="宋体" w:cs="Times New Roman"/>
            <w:b/>
          </w:rPr>
          <w:delText xml:space="preserve"> </w:delText>
        </w:r>
        <w:r w:rsidR="00F36992" w:rsidRPr="007F7917">
          <w:rPr>
            <w:rFonts w:eastAsia="宋体" w:cs="Times New Roman"/>
            <w:b/>
            <w:i/>
          </w:rPr>
          <w:sym w:font="Symbol" w:char="F04C"/>
        </w:r>
        <w:r w:rsidR="00F36992" w:rsidRPr="007F7917">
          <w:rPr>
            <w:rFonts w:eastAsia="宋体" w:cs="Times New Roman"/>
            <w:i/>
            <w:vertAlign w:val="subscript"/>
          </w:rPr>
          <w:delText>n</w:delText>
        </w:r>
        <w:r w:rsidR="00F36992" w:rsidRPr="007F7917">
          <w:rPr>
            <w:rFonts w:eastAsia="宋体" w:cs="Times New Roman"/>
            <w:i/>
            <w:vertAlign w:val="subscript"/>
          </w:rPr>
          <w:sym w:font="Symbol" w:char="F02D"/>
        </w:r>
        <w:r w:rsidR="00F36992" w:rsidRPr="007F7917">
          <w:rPr>
            <w:rFonts w:eastAsia="宋体" w:cs="Times New Roman"/>
            <w:i/>
            <w:vertAlign w:val="subscript"/>
          </w:rPr>
          <w:delText>m</w:delText>
        </w:r>
        <w:r w:rsidR="00F36992" w:rsidRPr="007F7917">
          <w:rPr>
            <w:rFonts w:eastAsia="宋体" w:cs="Times New Roman"/>
          </w:rPr>
          <w:delText>]</w:delText>
        </w:r>
        <w:r>
          <w:rPr>
            <w:rFonts w:eastAsia="宋体" w:cs="Times New Roman" w:hint="eastAsia"/>
          </w:rPr>
          <w:delText>，</w:delText>
        </w:r>
        <w:r>
          <w:rPr>
            <w:rFonts w:eastAsia="宋体" w:cs="Times New Roman"/>
          </w:rPr>
          <w:delText>这样</w:delText>
        </w:r>
        <w:r w:rsidR="00745D01" w:rsidRPr="007F7917">
          <w:rPr>
            <w:rFonts w:eastAsia="宋体" w:cs="Times New Roman"/>
          </w:rPr>
          <w:delText>结合式</w:delText>
        </w:r>
        <w:r>
          <w:rPr>
            <w:rFonts w:eastAsia="宋体" w:cs="Times New Roman"/>
          </w:rPr>
          <w:fldChar w:fldCharType="begin"/>
        </w:r>
        <w:r>
          <w:rPr>
            <w:rFonts w:eastAsia="宋体" w:cs="Times New Roman"/>
          </w:rPr>
          <w:delInstrText xml:space="preserve"> GOTOBUTTON ZEqnNum708468  \* MERGEFORMAT </w:delInstrText>
        </w:r>
        <w:r>
          <w:rPr>
            <w:rFonts w:eastAsia="宋体" w:cs="Times New Roman"/>
          </w:rPr>
          <w:fldChar w:fldCharType="begin"/>
        </w:r>
        <w:r>
          <w:rPr>
            <w:rFonts w:eastAsia="宋体" w:cs="Times New Roman"/>
          </w:rPr>
          <w:delInstrText xml:space="preserve"> REF ZEqnNum708468 \* Charformat \! \* MERGEFORMAT </w:delInstrText>
        </w:r>
        <w:r>
          <w:rPr>
            <w:rFonts w:eastAsia="宋体" w:cs="Times New Roman"/>
          </w:rPr>
          <w:fldChar w:fldCharType="separate"/>
        </w:r>
        <w:r w:rsidR="00E06C65" w:rsidRPr="00E06C65">
          <w:rPr>
            <w:rFonts w:eastAsia="宋体" w:cs="Times New Roman"/>
          </w:rPr>
          <w:delInstrText>(9)</w:delInstrText>
        </w:r>
        <w:r>
          <w:rPr>
            <w:rFonts w:eastAsia="宋体" w:cs="Times New Roman"/>
          </w:rPr>
          <w:fldChar w:fldCharType="end"/>
        </w:r>
        <w:r>
          <w:rPr>
            <w:rFonts w:eastAsia="宋体" w:cs="Times New Roman"/>
          </w:rPr>
          <w:fldChar w:fldCharType="end"/>
        </w:r>
        <w:r w:rsidR="00745D01" w:rsidRPr="007F7917">
          <w:rPr>
            <w:rFonts w:eastAsia="宋体" w:cs="Times New Roman"/>
          </w:rPr>
          <w:delText>可将</w:delText>
        </w:r>
        <w:r w:rsidR="00350BA8">
          <w:rPr>
            <w:rFonts w:eastAsia="宋体" w:cs="Times New Roman" w:hint="eastAsia"/>
          </w:rPr>
          <w:delText>式</w:delText>
        </w:r>
        <w:r w:rsidR="00677E6A" w:rsidRPr="007F7917">
          <w:rPr>
            <w:rFonts w:eastAsia="宋体" w:cs="Times New Roman"/>
          </w:rPr>
          <w:fldChar w:fldCharType="begin"/>
        </w:r>
        <w:r w:rsidR="00677E6A" w:rsidRPr="007F7917">
          <w:rPr>
            <w:rFonts w:eastAsia="宋体" w:cs="Times New Roman"/>
          </w:rPr>
          <w:delInstrText xml:space="preserve"> GOTOBUTTON ZEqnNum198846  \* MERGEFORMAT </w:delInstrText>
        </w:r>
        <w:r w:rsidR="00677E6A" w:rsidRPr="007F7917">
          <w:rPr>
            <w:rFonts w:eastAsia="宋体" w:cs="Times New Roman"/>
          </w:rPr>
          <w:fldChar w:fldCharType="begin"/>
        </w:r>
        <w:r w:rsidR="00677E6A" w:rsidRPr="007F7917">
          <w:rPr>
            <w:rFonts w:eastAsia="宋体" w:cs="Times New Roman"/>
          </w:rPr>
          <w:delInstrText xml:space="preserve"> REF ZEqnNum198846 \* Charformat \! \* MERGEFORMAT </w:delInstrText>
        </w:r>
        <w:r w:rsidR="00677E6A"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00677E6A" w:rsidRPr="007F7917">
          <w:rPr>
            <w:rFonts w:eastAsia="宋体" w:cs="Times New Roman"/>
          </w:rPr>
          <w:fldChar w:fldCharType="end"/>
        </w:r>
        <w:r w:rsidR="00677E6A" w:rsidRPr="007F7917">
          <w:rPr>
            <w:rFonts w:eastAsia="宋体" w:cs="Times New Roman"/>
          </w:rPr>
          <w:fldChar w:fldCharType="end"/>
        </w:r>
        <w:r w:rsidR="00350BA8">
          <w:rPr>
            <w:rFonts w:eastAsia="宋体" w:cs="Times New Roman"/>
          </w:rPr>
          <w:delText>变换</w:delText>
        </w:r>
        <w:r w:rsidR="00745D01" w:rsidRPr="007F7917">
          <w:rPr>
            <w:rFonts w:eastAsia="宋体" w:cs="Times New Roman"/>
          </w:rPr>
          <w:delText>为，</w:delText>
        </w:r>
      </w:del>
    </w:p>
    <w:p w:rsidR="00745D01" w:rsidRPr="007F7917" w:rsidRDefault="00745D01" w:rsidP="001861C6">
      <w:pPr>
        <w:pStyle w:val="MTDisplayEquation"/>
        <w:spacing w:line="240" w:lineRule="auto"/>
        <w:jc w:val="both"/>
        <w:rPr>
          <w:rFonts w:eastAsia="宋体" w:cs="Times New Roman"/>
        </w:rPr>
      </w:pPr>
      <w:r w:rsidRPr="007F7917">
        <w:rPr>
          <w:rFonts w:eastAsia="宋体" w:cs="Times New Roman"/>
        </w:rPr>
        <w:tab/>
      </w:r>
      <w:r w:rsidR="0004048B" w:rsidRPr="0004048B">
        <w:rPr>
          <w:rFonts w:eastAsia="宋体" w:cs="Times New Roman"/>
          <w:position w:val="-76"/>
        </w:rPr>
        <w:object w:dxaOrig="3900" w:dyaOrig="1620">
          <v:shape id="_x0000_i1049" type="#_x0000_t75" style="width:194.25pt;height:79.5pt" o:ole="">
            <v:imagedata r:id="rId65" o:title=""/>
          </v:shape>
          <o:OLEObject Type="Embed" ProgID="Equation.DSMT4" ShapeID="_x0000_i1049" DrawAspect="Content" ObjectID="_1586021633" r:id="rId66"/>
        </w:object>
      </w:r>
      <w:r w:rsidRPr="007F7917">
        <w:rPr>
          <w:rFonts w:eastAsia="宋体" w:cs="Times New Roman"/>
        </w:rPr>
        <w:t xml:space="preserve"> </w:t>
      </w:r>
      <w:r w:rsidRPr="007F7917">
        <w:rPr>
          <w:rFonts w:eastAsia="宋体" w:cs="Times New Roman"/>
        </w:rPr>
        <w:tab/>
      </w:r>
      <w:ins w:id="60" w:author="陆 仁锋" w:date="2018-04-23T18:42:00Z">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r w:rsidRPr="007F7917">
          <w:rPr>
            <w:rFonts w:eastAsia="宋体" w:cs="Times New Roman"/>
          </w:rPr>
          <w:instrText>(</w:instrText>
        </w:r>
        <w:r w:rsidRPr="007F7917">
          <w:rPr>
            <w:rFonts w:eastAsia="宋体" w:cs="Times New Roman"/>
          </w:rPr>
          <w:fldChar w:fldCharType="begin"/>
        </w:r>
        <w:r w:rsidRPr="007F7917">
          <w:rPr>
            <w:rFonts w:eastAsia="宋体" w:cs="Times New Roman"/>
          </w:rPr>
          <w:instrText xml:space="preserve"> SEQ MTEqn \c \* Arabic \* MERGEFORMAT </w:instrText>
        </w:r>
        <w:r w:rsidRPr="007F7917">
          <w:rPr>
            <w:rFonts w:eastAsia="宋体" w:cs="Times New Roman"/>
          </w:rPr>
          <w:fldChar w:fldCharType="separate"/>
        </w:r>
      </w:ins>
      <w:r w:rsidR="002A126A">
        <w:rPr>
          <w:rFonts w:eastAsia="宋体" w:cs="Times New Roman"/>
          <w:noProof/>
        </w:rPr>
        <w:instrText>20</w:instrText>
      </w:r>
      <w:ins w:id="61" w:author="陆 仁锋" w:date="2018-04-23T18:42:00Z">
        <w:r w:rsidRPr="007F7917">
          <w:rPr>
            <w:rFonts w:eastAsia="宋体" w:cs="Times New Roman"/>
            <w:noProof/>
          </w:rPr>
          <w:fldChar w:fldCharType="end"/>
        </w:r>
        <w:r w:rsidRPr="007F7917">
          <w:rPr>
            <w:rFonts w:eastAsia="宋体" w:cs="Times New Roman"/>
          </w:rPr>
          <w:instrText>)</w:instrText>
        </w:r>
        <w:r w:rsidRPr="007F7917">
          <w:rPr>
            <w:rFonts w:eastAsia="宋体" w:cs="Times New Roman"/>
          </w:rPr>
          <w:fldChar w:fldCharType="end"/>
        </w:r>
      </w:ins>
      <w:del w:id="62" w:author="陆 仁锋" w:date="2018-04-23T18:42:00Z">
        <w:r w:rsidRPr="007F7917">
          <w:rPr>
            <w:rFonts w:eastAsia="宋体" w:cs="Times New Roman"/>
          </w:rPr>
          <w:fldChar w:fldCharType="begin"/>
        </w:r>
        <w:r w:rsidRPr="007F7917">
          <w:rPr>
            <w:rFonts w:eastAsia="宋体" w:cs="Times New Roman"/>
          </w:rPr>
          <w:delInstrText xml:space="preserve"> MACROBUTTON MTPlaceRef \* MERGEFORMAT </w:delInstrText>
        </w:r>
        <w:r w:rsidRPr="007F7917">
          <w:rPr>
            <w:rFonts w:eastAsia="宋体" w:cs="Times New Roman"/>
          </w:rPr>
          <w:fldChar w:fldCharType="begin"/>
        </w:r>
        <w:r w:rsidRPr="007F7917">
          <w:rPr>
            <w:rFonts w:eastAsia="宋体" w:cs="Times New Roman"/>
          </w:rPr>
          <w:delInstrText xml:space="preserve"> SEQ MTEqn \h \* MERGEFORMAT </w:delInstrText>
        </w:r>
        <w:r w:rsidRPr="007F7917">
          <w:rPr>
            <w:rFonts w:eastAsia="宋体" w:cs="Times New Roman"/>
          </w:rPr>
          <w:fldChar w:fldCharType="end"/>
        </w:r>
        <w:r w:rsidRPr="007F7917">
          <w:rPr>
            <w:rFonts w:eastAsia="宋体" w:cs="Times New Roman"/>
          </w:rPr>
          <w:delInstrText>(</w:delInstrText>
        </w:r>
        <w:r w:rsidRPr="007F7917">
          <w:rPr>
            <w:rFonts w:eastAsia="宋体" w:cs="Times New Roman"/>
          </w:rPr>
          <w:fldChar w:fldCharType="begin"/>
        </w:r>
        <w:r w:rsidRPr="007F7917">
          <w:rPr>
            <w:rFonts w:eastAsia="宋体" w:cs="Times New Roman"/>
          </w:rPr>
          <w:delInstrText xml:space="preserve"> SEQ MTEqn \c \* Arabic \* MERGEFORMAT </w:delInstrText>
        </w:r>
        <w:r w:rsidRPr="007F7917">
          <w:rPr>
            <w:rFonts w:eastAsia="宋体" w:cs="Times New Roman"/>
          </w:rPr>
          <w:fldChar w:fldCharType="separate"/>
        </w:r>
        <w:r w:rsidR="00E06C65">
          <w:rPr>
            <w:rFonts w:eastAsia="宋体" w:cs="Times New Roman"/>
            <w:noProof/>
          </w:rPr>
          <w:delInstrText>10</w:delInstrText>
        </w:r>
        <w:r w:rsidRPr="007F7917">
          <w:rPr>
            <w:rFonts w:eastAsia="宋体" w:cs="Times New Roman"/>
            <w:noProof/>
          </w:rPr>
          <w:fldChar w:fldCharType="end"/>
        </w:r>
        <w:r w:rsidRPr="007F7917">
          <w:rPr>
            <w:rFonts w:eastAsia="宋体" w:cs="Times New Roman"/>
          </w:rPr>
          <w:delInstrText>)</w:delInstrText>
        </w:r>
        <w:r w:rsidRPr="007F7917">
          <w:rPr>
            <w:rFonts w:eastAsia="宋体" w:cs="Times New Roman"/>
          </w:rPr>
          <w:fldChar w:fldCharType="end"/>
        </w:r>
      </w:del>
      <w:del w:id="63" w:author="陆 仁锋" w:date="2018-04-23T18:44:00Z">
        <w:r w:rsidRPr="007F7917">
          <w:rPr>
            <w:rFonts w:eastAsia="宋体" w:cs="Times New Roman"/>
          </w:rPr>
          <w:fldChar w:fldCharType="begin"/>
        </w:r>
        <w:r w:rsidRPr="007F7917">
          <w:rPr>
            <w:rFonts w:eastAsia="宋体" w:cs="Times New Roman"/>
          </w:rPr>
          <w:delInstrText xml:space="preserve"> MACROBUTTON MTPlaceRef \* MERGEFORMAT </w:delInstrText>
        </w:r>
        <w:r w:rsidRPr="007F7917">
          <w:rPr>
            <w:rFonts w:eastAsia="宋体" w:cs="Times New Roman"/>
          </w:rPr>
          <w:fldChar w:fldCharType="begin"/>
        </w:r>
        <w:r w:rsidRPr="007F7917">
          <w:rPr>
            <w:rFonts w:eastAsia="宋体" w:cs="Times New Roman"/>
          </w:rPr>
          <w:delInstrText xml:space="preserve"> SEQ MTEqn \h \* MERGEFORMAT </w:delInstrText>
        </w:r>
        <w:r w:rsidRPr="007F7917">
          <w:rPr>
            <w:rFonts w:eastAsia="宋体" w:cs="Times New Roman"/>
          </w:rPr>
          <w:fldChar w:fldCharType="end"/>
        </w:r>
        <w:bookmarkStart w:id="64" w:name="ZEqnNum705106"/>
        <w:r w:rsidRPr="007F7917">
          <w:rPr>
            <w:rFonts w:eastAsia="宋体" w:cs="Times New Roman"/>
          </w:rPr>
          <w:delInstrText>(</w:delInstrText>
        </w:r>
        <w:r w:rsidRPr="007F7917">
          <w:rPr>
            <w:rFonts w:eastAsia="宋体" w:cs="Times New Roman"/>
          </w:rPr>
          <w:fldChar w:fldCharType="begin"/>
        </w:r>
        <w:r w:rsidRPr="007F7917">
          <w:rPr>
            <w:rFonts w:eastAsia="宋体" w:cs="Times New Roman"/>
          </w:rPr>
          <w:delInstrText xml:space="preserve"> SEQ MTEqn \c \* Arabic \* MERGEFORMAT </w:delInstrText>
        </w:r>
        <w:r w:rsidRPr="007F7917">
          <w:rPr>
            <w:rFonts w:eastAsia="宋体" w:cs="Times New Roman"/>
          </w:rPr>
          <w:fldChar w:fldCharType="separate"/>
        </w:r>
        <w:r w:rsidR="00E06C65">
          <w:rPr>
            <w:rFonts w:eastAsia="宋体" w:cs="Times New Roman"/>
            <w:noProof/>
          </w:rPr>
          <w:delInstrText>10</w:delInstrText>
        </w:r>
        <w:r w:rsidRPr="007F7917">
          <w:rPr>
            <w:rFonts w:eastAsia="宋体" w:cs="Times New Roman"/>
            <w:noProof/>
          </w:rPr>
          <w:fldChar w:fldCharType="end"/>
        </w:r>
        <w:r w:rsidRPr="007F7917">
          <w:rPr>
            <w:rFonts w:eastAsia="宋体" w:cs="Times New Roman"/>
          </w:rPr>
          <w:delInstrText>)</w:delInstrText>
        </w:r>
        <w:bookmarkEnd w:id="64"/>
        <w:r w:rsidRPr="007F7917">
          <w:rPr>
            <w:rFonts w:eastAsia="宋体" w:cs="Times New Roman"/>
          </w:rPr>
          <w:fldChar w:fldCharType="end"/>
        </w:r>
      </w:del>
    </w:p>
    <w:p w:rsidR="003A048B" w:rsidRDefault="00745D01" w:rsidP="001861C6">
      <w:pPr>
        <w:spacing w:line="240" w:lineRule="auto"/>
        <w:ind w:firstLine="0"/>
        <w:jc w:val="both"/>
        <w:rPr>
          <w:rFonts w:eastAsia="宋体" w:cs="Times New Roman"/>
        </w:rPr>
      </w:pPr>
      <w:r w:rsidRPr="007F7917">
        <w:rPr>
          <w:rFonts w:eastAsia="宋体" w:cs="Times New Roman"/>
        </w:rPr>
        <w:lastRenderedPageBreak/>
        <w:t>其中，</w:t>
      </w:r>
      <w:r w:rsidR="009E09BD" w:rsidRPr="007F7917">
        <w:rPr>
          <w:rFonts w:eastAsia="宋体" w:cs="Times New Roman"/>
          <w:position w:val="-14"/>
        </w:rPr>
        <w:object w:dxaOrig="1700" w:dyaOrig="420">
          <v:shape id="_x0000_i1050" type="#_x0000_t75" style="width:85.5pt;height:21.75pt" o:ole="">
            <v:imagedata r:id="rId67" o:title=""/>
          </v:shape>
          <o:OLEObject Type="Embed" ProgID="Equation.DSMT4" ShapeID="_x0000_i1050" DrawAspect="Content" ObjectID="_1586021634" r:id="rId68"/>
        </w:object>
      </w:r>
      <w:r w:rsidR="00130E08">
        <w:rPr>
          <w:rFonts w:eastAsia="宋体" w:cs="Times New Roman" w:hint="eastAsia"/>
        </w:rPr>
        <w:t>；假设正确解算的模糊度值</w:t>
      </w:r>
      <w:r w:rsidR="00130E08" w:rsidRPr="007F7917">
        <w:rPr>
          <w:rFonts w:eastAsia="宋体" w:cs="Times New Roman"/>
          <w:position w:val="-10"/>
        </w:rPr>
        <w:object w:dxaOrig="240" w:dyaOrig="300">
          <v:shape id="_x0000_i1051" type="#_x0000_t75" style="width:11.25pt;height:15pt" o:ole="">
            <v:imagedata r:id="rId55" o:title=""/>
          </v:shape>
          <o:OLEObject Type="Embed" ProgID="Equation.DSMT4" ShapeID="_x0000_i1051" DrawAspect="Content" ObjectID="_1586021635" r:id="rId69"/>
        </w:object>
      </w:r>
      <w:r w:rsidR="00130E08">
        <w:rPr>
          <w:rFonts w:eastAsia="宋体" w:cs="Times New Roman" w:hint="eastAsia"/>
        </w:rPr>
        <w:t>不具有随机特性，使得式</w:t>
      </w:r>
      <w:ins w:id="65" w:author="陆 仁锋" w:date="2018-04-23T18:42:00Z">
        <w:r w:rsidR="00130E08" w:rsidRPr="007F7917">
          <w:rPr>
            <w:rFonts w:eastAsia="宋体" w:cs="Times New Roman"/>
          </w:rPr>
          <w:fldChar w:fldCharType="begin"/>
        </w:r>
        <w:r w:rsidR="00130E08" w:rsidRPr="007F7917">
          <w:rPr>
            <w:rFonts w:eastAsia="宋体" w:cs="Times New Roman"/>
          </w:rPr>
          <w:instrText xml:space="preserve"> GOTOBUTTON ZEqnNum705106  \* MERGEFORMAT </w:instrText>
        </w:r>
        <w:r w:rsidR="00130E08" w:rsidRPr="007F7917">
          <w:rPr>
            <w:rFonts w:eastAsia="宋体" w:cs="Times New Roman"/>
          </w:rPr>
          <w:fldChar w:fldCharType="begin"/>
        </w:r>
      </w:ins>
      <w:r w:rsidR="00130E08" w:rsidRPr="007F7917">
        <w:rPr>
          <w:rFonts w:eastAsia="宋体" w:cs="Times New Roman"/>
        </w:rPr>
        <w:instrText xml:space="preserve"> REF ZEqnNum705106 \* Charformat \! \* MERGEFORMAT </w:instrText>
      </w:r>
      <w:ins w:id="66" w:author="陆 仁锋" w:date="2018-04-23T18:42:00Z">
        <w:r w:rsidR="00130E08" w:rsidRPr="007F7917">
          <w:rPr>
            <w:rFonts w:eastAsia="宋体" w:cs="Times New Roman"/>
          </w:rPr>
          <w:fldChar w:fldCharType="end"/>
        </w:r>
        <w:r w:rsidR="00130E08" w:rsidRPr="007F7917">
          <w:rPr>
            <w:rFonts w:eastAsia="宋体" w:cs="Times New Roman"/>
          </w:rPr>
          <w:fldChar w:fldCharType="end"/>
        </w:r>
      </w:ins>
      <w:del w:id="67" w:author="陆 仁锋" w:date="2018-04-23T18:42:00Z">
        <w:r w:rsidR="00130E08" w:rsidRPr="007F7917">
          <w:rPr>
            <w:rFonts w:eastAsia="宋体" w:cs="Times New Roman"/>
          </w:rPr>
          <w:fldChar w:fldCharType="begin"/>
        </w:r>
        <w:r w:rsidR="00130E08" w:rsidRPr="007F7917">
          <w:rPr>
            <w:rFonts w:eastAsia="宋体" w:cs="Times New Roman"/>
          </w:rPr>
          <w:delInstrText xml:space="preserve"> GOTOBUTTON ZEqnNum705106  \* MERGEFORMAT </w:delInstrText>
        </w:r>
        <w:r w:rsidR="00130E08" w:rsidRPr="007F7917">
          <w:rPr>
            <w:rFonts w:eastAsia="宋体" w:cs="Times New Roman"/>
          </w:rPr>
          <w:fldChar w:fldCharType="begin"/>
        </w:r>
        <w:r w:rsidR="00130E08" w:rsidRPr="007F7917">
          <w:rPr>
            <w:rFonts w:eastAsia="宋体" w:cs="Times New Roman"/>
          </w:rPr>
          <w:delInstrText xml:space="preserve"> REF ZEqnNum705106 \* Charformat \! \* MERGEFORMAT </w:delInstrText>
        </w:r>
        <w:r w:rsidR="00130E08"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10</w:delInstrText>
        </w:r>
        <w:r w:rsidR="00E06C65" w:rsidRPr="007F7917">
          <w:rPr>
            <w:rFonts w:eastAsia="宋体" w:cs="Times New Roman"/>
          </w:rPr>
          <w:delInstrText>)</w:delInstrText>
        </w:r>
        <w:r w:rsidR="00130E08" w:rsidRPr="007F7917">
          <w:rPr>
            <w:rFonts w:eastAsia="宋体" w:cs="Times New Roman"/>
          </w:rPr>
          <w:fldChar w:fldCharType="end"/>
        </w:r>
        <w:r w:rsidR="00130E08" w:rsidRPr="007F7917">
          <w:rPr>
            <w:rFonts w:eastAsia="宋体" w:cs="Times New Roman"/>
          </w:rPr>
          <w:fldChar w:fldCharType="end"/>
        </w:r>
      </w:del>
      <w:r w:rsidR="00130E08">
        <w:rPr>
          <w:rFonts w:eastAsia="宋体" w:cs="Times New Roman" w:hint="eastAsia"/>
        </w:rPr>
        <w:t>的观测量协方差</w:t>
      </w:r>
      <w:r w:rsidR="0003468C">
        <w:rPr>
          <w:rFonts w:eastAsia="宋体" w:cs="Times New Roman" w:hint="eastAsia"/>
        </w:rPr>
        <w:t>相比于</w:t>
      </w:r>
      <w:r w:rsidR="003A048B">
        <w:rPr>
          <w:rFonts w:eastAsia="宋体" w:cs="Times New Roman" w:hint="eastAsia"/>
        </w:rPr>
        <w:t>式</w:t>
      </w:r>
      <w:ins w:id="68" w:author="陆 仁锋" w:date="2018-04-23T18:42:00Z">
        <w:r w:rsidR="003A048B">
          <w:rPr>
            <w:rFonts w:eastAsia="宋体" w:cs="Times New Roman"/>
          </w:rPr>
          <w:fldChar w:fldCharType="begin"/>
        </w:r>
        <w:r w:rsidR="003A048B">
          <w:rPr>
            <w:rFonts w:eastAsia="宋体" w:cs="Times New Roman"/>
          </w:rPr>
          <w:instrText xml:space="preserve"> GOTOBUTTON ZEqnNum198846  \* MERGEFORMAT </w:instrText>
        </w:r>
        <w:r w:rsidR="003A048B">
          <w:rPr>
            <w:rFonts w:eastAsia="宋体" w:cs="Times New Roman"/>
          </w:rPr>
          <w:fldChar w:fldCharType="begin"/>
        </w:r>
      </w:ins>
      <w:r w:rsidR="003A048B">
        <w:rPr>
          <w:rFonts w:eastAsia="宋体" w:cs="Times New Roman"/>
        </w:rPr>
        <w:instrText xml:space="preserve"> REF ZEqnNum198846 \* Charformat \! \* MERGEFORMAT </w:instrText>
      </w:r>
      <w:ins w:id="69" w:author="陆 仁锋" w:date="2018-04-23T18:42:00Z">
        <w:r w:rsidR="003A048B">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70" w:author="陆 仁锋" w:date="2018-04-23T18:42:00Z">
        <w:r w:rsidR="003A048B">
          <w:rPr>
            <w:rFonts w:eastAsia="宋体" w:cs="Times New Roman"/>
          </w:rPr>
          <w:fldChar w:fldCharType="end"/>
        </w:r>
        <w:r w:rsidR="003A048B">
          <w:rPr>
            <w:rFonts w:eastAsia="宋体" w:cs="Times New Roman"/>
          </w:rPr>
          <w:fldChar w:fldCharType="end"/>
        </w:r>
      </w:ins>
      <w:del w:id="71" w:author="陆 仁锋" w:date="2018-04-23T18:42:00Z">
        <w:r w:rsidR="003A048B">
          <w:rPr>
            <w:rFonts w:eastAsia="宋体" w:cs="Times New Roman"/>
          </w:rPr>
          <w:fldChar w:fldCharType="begin"/>
        </w:r>
        <w:r w:rsidR="003A048B">
          <w:rPr>
            <w:rFonts w:eastAsia="宋体" w:cs="Times New Roman"/>
          </w:rPr>
          <w:delInstrText xml:space="preserve"> GOTOBUTTON ZEqnNum198846  \* MERGEFORMAT </w:delInstrText>
        </w:r>
        <w:r w:rsidR="003A048B">
          <w:rPr>
            <w:rFonts w:eastAsia="宋体" w:cs="Times New Roman"/>
          </w:rPr>
          <w:fldChar w:fldCharType="begin"/>
        </w:r>
        <w:r w:rsidR="003A048B">
          <w:rPr>
            <w:rFonts w:eastAsia="宋体" w:cs="Times New Roman"/>
          </w:rPr>
          <w:delInstrText xml:space="preserve"> REF ZEqnNum198846 \* Charformat \! \* MERGEFORMAT </w:delInstrText>
        </w:r>
        <w:r w:rsidR="003A048B">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003A048B">
          <w:rPr>
            <w:rFonts w:eastAsia="宋体" w:cs="Times New Roman"/>
          </w:rPr>
          <w:fldChar w:fldCharType="end"/>
        </w:r>
        <w:r w:rsidR="003A048B">
          <w:rPr>
            <w:rFonts w:eastAsia="宋体" w:cs="Times New Roman"/>
          </w:rPr>
          <w:fldChar w:fldCharType="end"/>
        </w:r>
      </w:del>
      <w:r w:rsidR="00130E08">
        <w:rPr>
          <w:rFonts w:eastAsia="宋体" w:cs="Times New Roman" w:hint="eastAsia"/>
        </w:rPr>
        <w:t>并未发生改变。</w:t>
      </w:r>
    </w:p>
    <w:p w:rsidR="00745D01" w:rsidRPr="007F7917" w:rsidRDefault="00E05117" w:rsidP="001861C6">
      <w:pPr>
        <w:spacing w:line="240" w:lineRule="auto"/>
        <w:jc w:val="both"/>
        <w:rPr>
          <w:rFonts w:eastAsia="宋体" w:cs="Times New Roman"/>
        </w:rPr>
      </w:pPr>
      <w:r w:rsidRPr="007F7917">
        <w:rPr>
          <w:rFonts w:eastAsia="宋体" w:cs="Times New Roman"/>
        </w:rPr>
        <w:t>相</w:t>
      </w:r>
      <w:r w:rsidR="0003468C">
        <w:rPr>
          <w:rFonts w:eastAsia="宋体" w:cs="Times New Roman" w:hint="eastAsia"/>
        </w:rPr>
        <w:t>比</w:t>
      </w:r>
      <w:r w:rsidRPr="007F7917">
        <w:rPr>
          <w:rFonts w:eastAsia="宋体" w:cs="Times New Roman"/>
        </w:rPr>
        <w:t>于式</w:t>
      </w:r>
      <w:ins w:id="72" w:author="陆 仁锋" w:date="2018-04-23T18:42:00Z">
        <w:r w:rsidRPr="007F7917">
          <w:rPr>
            <w:rFonts w:eastAsia="宋体" w:cs="Times New Roman"/>
          </w:rPr>
          <w:fldChar w:fldCharType="begin"/>
        </w:r>
        <w:r w:rsidRPr="007F7917">
          <w:rPr>
            <w:rFonts w:eastAsia="宋体" w:cs="Times New Roman"/>
          </w:rPr>
          <w:instrText xml:space="preserve"> GOTOBUTTON ZEqnNum198846  \* MERGEFORMAT </w:instrText>
        </w:r>
        <w:r w:rsidRPr="007F7917">
          <w:rPr>
            <w:rFonts w:eastAsia="宋体" w:cs="Times New Roman"/>
          </w:rPr>
          <w:fldChar w:fldCharType="begin"/>
        </w:r>
      </w:ins>
      <w:r w:rsidRPr="007F7917">
        <w:rPr>
          <w:rFonts w:eastAsia="宋体" w:cs="Times New Roman"/>
        </w:rPr>
        <w:instrText xml:space="preserve"> REF ZEqnNum198846 \* Charformat \! \* MERGEFORMAT </w:instrText>
      </w:r>
      <w:ins w:id="73" w:author="陆 仁锋" w:date="2018-04-23T18:42:00Z">
        <w:r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74" w:author="陆 仁锋" w:date="2018-04-23T18:42:00Z">
        <w:r w:rsidRPr="007F7917">
          <w:rPr>
            <w:rFonts w:eastAsia="宋体" w:cs="Times New Roman"/>
          </w:rPr>
          <w:fldChar w:fldCharType="end"/>
        </w:r>
        <w:r w:rsidRPr="007F7917">
          <w:rPr>
            <w:rFonts w:eastAsia="宋体" w:cs="Times New Roman"/>
          </w:rPr>
          <w:fldChar w:fldCharType="end"/>
        </w:r>
      </w:ins>
      <w:del w:id="75" w:author="陆 仁锋" w:date="2018-04-23T18:42:00Z">
        <w:r w:rsidRPr="007F7917">
          <w:rPr>
            <w:rFonts w:eastAsia="宋体" w:cs="Times New Roman"/>
          </w:rPr>
          <w:fldChar w:fldCharType="begin"/>
        </w:r>
        <w:r w:rsidRPr="007F7917">
          <w:rPr>
            <w:rFonts w:eastAsia="宋体" w:cs="Times New Roman"/>
          </w:rPr>
          <w:delInstrText xml:space="preserve"> GOTOBUTTON ZEqnNum198846  \* MERGEFORMAT </w:delInstrText>
        </w:r>
        <w:r w:rsidRPr="007F7917">
          <w:rPr>
            <w:rFonts w:eastAsia="宋体" w:cs="Times New Roman"/>
          </w:rPr>
          <w:fldChar w:fldCharType="begin"/>
        </w:r>
        <w:r w:rsidRPr="007F7917">
          <w:rPr>
            <w:rFonts w:eastAsia="宋体" w:cs="Times New Roman"/>
          </w:rPr>
          <w:delInstrText xml:space="preserve"> REF ZEqnNum198846 \* Charformat \! \* MERGEFORMAT </w:delInstrText>
        </w:r>
        <w:r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Pr="007F7917">
          <w:rPr>
            <w:rFonts w:eastAsia="宋体" w:cs="Times New Roman"/>
          </w:rPr>
          <w:fldChar w:fldCharType="end"/>
        </w:r>
        <w:r w:rsidRPr="007F7917">
          <w:rPr>
            <w:rFonts w:eastAsia="宋体" w:cs="Times New Roman"/>
          </w:rPr>
          <w:fldChar w:fldCharType="end"/>
        </w:r>
      </w:del>
      <w:r w:rsidRPr="007F7917">
        <w:rPr>
          <w:rFonts w:eastAsia="宋体" w:cs="Times New Roman"/>
        </w:rPr>
        <w:t>，</w:t>
      </w:r>
      <w:r w:rsidR="00745D01" w:rsidRPr="007F7917">
        <w:rPr>
          <w:rFonts w:eastAsia="宋体" w:cs="Times New Roman"/>
        </w:rPr>
        <w:t>式</w:t>
      </w:r>
      <w:ins w:id="76" w:author="陆 仁锋" w:date="2018-04-23T18:42:00Z">
        <w:r w:rsidR="00130E08" w:rsidRPr="007F7917">
          <w:rPr>
            <w:rFonts w:eastAsia="宋体" w:cs="Times New Roman"/>
          </w:rPr>
          <w:fldChar w:fldCharType="begin"/>
        </w:r>
        <w:r w:rsidR="00130E08" w:rsidRPr="007F7917">
          <w:rPr>
            <w:rFonts w:eastAsia="宋体" w:cs="Times New Roman"/>
          </w:rPr>
          <w:instrText xml:space="preserve"> GOTOBUTTON ZEqnNum705106  \* MERGEFORMAT </w:instrText>
        </w:r>
        <w:r w:rsidR="00130E08" w:rsidRPr="007F7917">
          <w:rPr>
            <w:rFonts w:eastAsia="宋体" w:cs="Times New Roman"/>
          </w:rPr>
          <w:fldChar w:fldCharType="begin"/>
        </w:r>
      </w:ins>
      <w:r w:rsidR="00130E08" w:rsidRPr="007F7917">
        <w:rPr>
          <w:rFonts w:eastAsia="宋体" w:cs="Times New Roman"/>
        </w:rPr>
        <w:instrText xml:space="preserve"> REF ZEqnNum705106 \* Charformat \! \* MERGEFORMAT </w:instrText>
      </w:r>
      <w:ins w:id="77" w:author="陆 仁锋" w:date="2018-04-23T18:42:00Z">
        <w:r w:rsidR="00130E08" w:rsidRPr="007F7917">
          <w:rPr>
            <w:rFonts w:eastAsia="宋体" w:cs="Times New Roman"/>
          </w:rPr>
          <w:fldChar w:fldCharType="end"/>
        </w:r>
        <w:r w:rsidR="00130E08" w:rsidRPr="007F7917">
          <w:rPr>
            <w:rFonts w:eastAsia="宋体" w:cs="Times New Roman"/>
          </w:rPr>
          <w:fldChar w:fldCharType="end"/>
        </w:r>
      </w:ins>
      <w:del w:id="78" w:author="陆 仁锋" w:date="2018-04-23T18:42:00Z">
        <w:r w:rsidR="00130E08" w:rsidRPr="007F7917">
          <w:rPr>
            <w:rFonts w:eastAsia="宋体" w:cs="Times New Roman"/>
          </w:rPr>
          <w:fldChar w:fldCharType="begin"/>
        </w:r>
        <w:r w:rsidR="00130E08" w:rsidRPr="007F7917">
          <w:rPr>
            <w:rFonts w:eastAsia="宋体" w:cs="Times New Roman"/>
          </w:rPr>
          <w:delInstrText xml:space="preserve"> GOTOBUTTON ZEqnNum705106  \* MERGEFORMAT </w:delInstrText>
        </w:r>
        <w:r w:rsidR="00130E08" w:rsidRPr="007F7917">
          <w:rPr>
            <w:rFonts w:eastAsia="宋体" w:cs="Times New Roman"/>
          </w:rPr>
          <w:fldChar w:fldCharType="begin"/>
        </w:r>
        <w:r w:rsidR="00130E08" w:rsidRPr="007F7917">
          <w:rPr>
            <w:rFonts w:eastAsia="宋体" w:cs="Times New Roman"/>
          </w:rPr>
          <w:delInstrText xml:space="preserve"> REF ZEqnNum705106 \* Charformat \! \* MERGEFORMAT </w:delInstrText>
        </w:r>
        <w:r w:rsidR="00130E08"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10</w:delInstrText>
        </w:r>
        <w:r w:rsidR="00E06C65" w:rsidRPr="007F7917">
          <w:rPr>
            <w:rFonts w:eastAsia="宋体" w:cs="Times New Roman"/>
          </w:rPr>
          <w:delInstrText>)</w:delInstrText>
        </w:r>
        <w:r w:rsidR="00130E08" w:rsidRPr="007F7917">
          <w:rPr>
            <w:rFonts w:eastAsia="宋体" w:cs="Times New Roman"/>
          </w:rPr>
          <w:fldChar w:fldCharType="end"/>
        </w:r>
        <w:r w:rsidR="00130E08" w:rsidRPr="007F7917">
          <w:rPr>
            <w:rFonts w:eastAsia="宋体" w:cs="Times New Roman"/>
          </w:rPr>
          <w:fldChar w:fldCharType="end"/>
        </w:r>
      </w:del>
      <w:r w:rsidRPr="007F7917">
        <w:rPr>
          <w:rFonts w:eastAsia="宋体" w:cs="Times New Roman"/>
        </w:rPr>
        <w:t>的</w:t>
      </w:r>
      <w:r w:rsidR="00745D01" w:rsidRPr="007F7917">
        <w:rPr>
          <w:rFonts w:eastAsia="宋体" w:cs="Times New Roman"/>
        </w:rPr>
        <w:t>模糊度估计状态减少了</w:t>
      </w:r>
      <w:r w:rsidR="00745D01" w:rsidRPr="007F7917">
        <w:rPr>
          <w:rFonts w:eastAsia="宋体" w:cs="Times New Roman"/>
          <w:i/>
        </w:rPr>
        <w:t>m</w:t>
      </w:r>
      <w:r w:rsidR="00745D01" w:rsidRPr="007F7917">
        <w:rPr>
          <w:rFonts w:eastAsia="宋体" w:cs="Times New Roman"/>
        </w:rPr>
        <w:t>个，正好等于所构造的</w:t>
      </w:r>
      <w:r w:rsidR="00745D01" w:rsidRPr="007F7917">
        <w:rPr>
          <w:rFonts w:eastAsia="宋体" w:cs="Times New Roman"/>
          <w:i/>
        </w:rPr>
        <w:t>m</w:t>
      </w:r>
      <w:r w:rsidR="00745D01" w:rsidRPr="007F7917">
        <w:rPr>
          <w:rFonts w:eastAsia="宋体" w:cs="Times New Roman"/>
        </w:rPr>
        <w:t>组线性无关的</w:t>
      </w:r>
      <w:r w:rsidR="00A11B4C">
        <w:rPr>
          <w:rFonts w:eastAsia="宋体" w:cs="Times New Roman"/>
        </w:rPr>
        <w:t>超宽巷</w:t>
      </w:r>
      <w:r w:rsidR="00745D01" w:rsidRPr="007F7917">
        <w:rPr>
          <w:rFonts w:eastAsia="宋体" w:cs="Times New Roman"/>
        </w:rPr>
        <w:t>/</w:t>
      </w:r>
      <w:r w:rsidR="00A11B4C">
        <w:rPr>
          <w:rFonts w:eastAsia="宋体" w:cs="Times New Roman"/>
        </w:rPr>
        <w:t>宽巷</w:t>
      </w:r>
      <w:r w:rsidR="00745D01" w:rsidRPr="007F7917">
        <w:rPr>
          <w:rFonts w:eastAsia="宋体" w:cs="Times New Roman"/>
        </w:rPr>
        <w:t>组合</w:t>
      </w:r>
      <w:r w:rsidR="00FC22EB" w:rsidRPr="007F7917">
        <w:rPr>
          <w:rFonts w:eastAsia="宋体" w:cs="Times New Roman"/>
        </w:rPr>
        <w:t>线性约束</w:t>
      </w:r>
      <w:r w:rsidR="00745D01" w:rsidRPr="007F7917">
        <w:rPr>
          <w:rFonts w:eastAsia="宋体" w:cs="Times New Roman"/>
        </w:rPr>
        <w:t>，而且式</w:t>
      </w:r>
      <w:ins w:id="79" w:author="陆 仁锋" w:date="2018-04-23T18:42:00Z">
        <w:r w:rsidR="00D1376C" w:rsidRPr="007F7917">
          <w:rPr>
            <w:rFonts w:eastAsia="宋体" w:cs="Times New Roman"/>
          </w:rPr>
          <w:fldChar w:fldCharType="begin"/>
        </w:r>
        <w:r w:rsidR="00D1376C" w:rsidRPr="007F7917">
          <w:rPr>
            <w:rFonts w:eastAsia="宋体" w:cs="Times New Roman"/>
          </w:rPr>
          <w:instrText xml:space="preserve"> GOTOBUTTON ZEqnNum198846  \* MERGEFORMAT </w:instrText>
        </w:r>
        <w:r w:rsidR="00D1376C" w:rsidRPr="007F7917">
          <w:rPr>
            <w:rFonts w:eastAsia="宋体" w:cs="Times New Roman"/>
          </w:rPr>
          <w:fldChar w:fldCharType="begin"/>
        </w:r>
      </w:ins>
      <w:r w:rsidR="00D1376C" w:rsidRPr="007F7917">
        <w:rPr>
          <w:rFonts w:eastAsia="宋体" w:cs="Times New Roman"/>
        </w:rPr>
        <w:instrText xml:space="preserve"> REF ZEqnNum198846 \* Charformat \! \* MERGEFORMAT </w:instrText>
      </w:r>
      <w:ins w:id="80" w:author="陆 仁锋" w:date="2018-04-23T18:42:00Z">
        <w:r w:rsidR="00D1376C"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81" w:author="陆 仁锋" w:date="2018-04-23T18:42:00Z">
        <w:r w:rsidR="00D1376C" w:rsidRPr="007F7917">
          <w:rPr>
            <w:rFonts w:eastAsia="宋体" w:cs="Times New Roman"/>
          </w:rPr>
          <w:fldChar w:fldCharType="end"/>
        </w:r>
        <w:r w:rsidR="00D1376C" w:rsidRPr="007F7917">
          <w:rPr>
            <w:rFonts w:eastAsia="宋体" w:cs="Times New Roman"/>
          </w:rPr>
          <w:fldChar w:fldCharType="end"/>
        </w:r>
      </w:ins>
      <w:del w:id="82" w:author="陆 仁锋" w:date="2018-04-23T18:42:00Z">
        <w:r w:rsidR="00D1376C" w:rsidRPr="007F7917">
          <w:rPr>
            <w:rFonts w:eastAsia="宋体" w:cs="Times New Roman"/>
          </w:rPr>
          <w:fldChar w:fldCharType="begin"/>
        </w:r>
        <w:r w:rsidR="00D1376C" w:rsidRPr="007F7917">
          <w:rPr>
            <w:rFonts w:eastAsia="宋体" w:cs="Times New Roman"/>
          </w:rPr>
          <w:delInstrText xml:space="preserve"> GOTOBUTTON ZEqnNum198846  \* MERGEFORMAT </w:delInstrText>
        </w:r>
        <w:r w:rsidR="00D1376C" w:rsidRPr="007F7917">
          <w:rPr>
            <w:rFonts w:eastAsia="宋体" w:cs="Times New Roman"/>
          </w:rPr>
          <w:fldChar w:fldCharType="begin"/>
        </w:r>
        <w:r w:rsidR="00D1376C" w:rsidRPr="007F7917">
          <w:rPr>
            <w:rFonts w:eastAsia="宋体" w:cs="Times New Roman"/>
          </w:rPr>
          <w:delInstrText xml:space="preserve"> REF ZEqnNum198846 \* Charformat \! \* MERGEFORMAT </w:delInstrText>
        </w:r>
        <w:r w:rsidR="00D1376C"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00D1376C" w:rsidRPr="007F7917">
          <w:rPr>
            <w:rFonts w:eastAsia="宋体" w:cs="Times New Roman"/>
          </w:rPr>
          <w:fldChar w:fldCharType="end"/>
        </w:r>
        <w:r w:rsidR="00D1376C" w:rsidRPr="007F7917">
          <w:rPr>
            <w:rFonts w:eastAsia="宋体" w:cs="Times New Roman"/>
          </w:rPr>
          <w:fldChar w:fldCharType="end"/>
        </w:r>
      </w:del>
      <w:r w:rsidR="00745D01" w:rsidRPr="007F7917">
        <w:rPr>
          <w:rFonts w:eastAsia="宋体" w:cs="Times New Roman"/>
        </w:rPr>
        <w:t>的观测量</w:t>
      </w:r>
      <w:r w:rsidR="00FC22EB" w:rsidRPr="007F7917">
        <w:rPr>
          <w:rFonts w:eastAsia="宋体" w:cs="Times New Roman"/>
        </w:rPr>
        <w:t>个数并未发生改变</w:t>
      </w:r>
      <w:r w:rsidR="00745D01" w:rsidRPr="007F7917">
        <w:rPr>
          <w:rFonts w:eastAsia="宋体" w:cs="Times New Roman"/>
        </w:rPr>
        <w:t>。因此可以</w:t>
      </w:r>
      <w:r w:rsidR="00FC22EB" w:rsidRPr="007F7917">
        <w:rPr>
          <w:rFonts w:eastAsia="宋体" w:cs="Times New Roman"/>
        </w:rPr>
        <w:t>说</w:t>
      </w:r>
      <w:r w:rsidR="00745D01" w:rsidRPr="007F7917">
        <w:rPr>
          <w:rFonts w:eastAsia="宋体" w:cs="Times New Roman"/>
        </w:rPr>
        <w:t>，利用</w:t>
      </w:r>
      <w:r w:rsidR="00A11B4C">
        <w:rPr>
          <w:rFonts w:eastAsia="宋体" w:cs="Times New Roman"/>
        </w:rPr>
        <w:t>超宽巷</w:t>
      </w:r>
      <w:r w:rsidR="00FC22EB" w:rsidRPr="007F7917">
        <w:rPr>
          <w:rFonts w:eastAsia="宋体" w:cs="Times New Roman"/>
        </w:rPr>
        <w:t>/</w:t>
      </w:r>
      <w:r w:rsidR="00A11B4C">
        <w:rPr>
          <w:rFonts w:eastAsia="宋体" w:cs="Times New Roman"/>
        </w:rPr>
        <w:t>宽巷</w:t>
      </w:r>
      <w:r w:rsidR="00FC22EB" w:rsidRPr="007F7917">
        <w:rPr>
          <w:rFonts w:eastAsia="宋体" w:cs="Times New Roman"/>
        </w:rPr>
        <w:t>模糊度</w:t>
      </w:r>
      <w:r w:rsidR="00745D01" w:rsidRPr="007F7917">
        <w:rPr>
          <w:rFonts w:eastAsia="宋体" w:cs="Times New Roman"/>
        </w:rPr>
        <w:t>形成的</w:t>
      </w:r>
      <w:r w:rsidR="005D6B9F" w:rsidRPr="007F7917">
        <w:rPr>
          <w:rFonts w:eastAsia="宋体" w:cs="Times New Roman"/>
        </w:rPr>
        <w:t>线性</w:t>
      </w:r>
      <w:r w:rsidR="00745D01" w:rsidRPr="007F7917">
        <w:rPr>
          <w:rFonts w:eastAsia="宋体" w:cs="Times New Roman"/>
        </w:rPr>
        <w:t>约束，</w:t>
      </w:r>
      <w:r w:rsidR="00872B33" w:rsidRPr="007F7917">
        <w:rPr>
          <w:rFonts w:eastAsia="宋体" w:cs="Times New Roman"/>
        </w:rPr>
        <w:t>提高了</w:t>
      </w:r>
      <w:r w:rsidR="00A11B4C">
        <w:rPr>
          <w:rFonts w:eastAsia="宋体" w:cs="Times New Roman"/>
        </w:rPr>
        <w:t>窄巷</w:t>
      </w:r>
      <w:r w:rsidR="00872B33" w:rsidRPr="007F7917">
        <w:rPr>
          <w:rFonts w:eastAsia="宋体" w:cs="Times New Roman"/>
        </w:rPr>
        <w:t>模糊度模型冗余度，</w:t>
      </w:r>
      <w:r w:rsidR="00745D01" w:rsidRPr="007F7917">
        <w:rPr>
          <w:rFonts w:eastAsia="宋体" w:cs="Times New Roman"/>
        </w:rPr>
        <w:t>具有</w:t>
      </w:r>
      <w:r w:rsidR="00B84BC0">
        <w:rPr>
          <w:rFonts w:eastAsia="宋体" w:cs="Times New Roman" w:hint="eastAsia"/>
        </w:rPr>
        <w:t>了</w:t>
      </w:r>
      <w:r w:rsidR="00FC22EB" w:rsidRPr="007F7917">
        <w:rPr>
          <w:rFonts w:eastAsia="宋体" w:cs="Times New Roman"/>
        </w:rPr>
        <w:t>改善</w:t>
      </w:r>
      <w:r w:rsidR="00745D01" w:rsidRPr="007F7917">
        <w:rPr>
          <w:rFonts w:eastAsia="宋体" w:cs="Times New Roman"/>
        </w:rPr>
        <w:t>模型强度的</w:t>
      </w:r>
      <w:r w:rsidR="00D1376C" w:rsidRPr="007F7917">
        <w:rPr>
          <w:rFonts w:eastAsia="宋体" w:cs="Times New Roman"/>
        </w:rPr>
        <w:t>作用</w:t>
      </w:r>
      <w:r w:rsidR="00745D01" w:rsidRPr="007F7917">
        <w:rPr>
          <w:rFonts w:eastAsia="宋体" w:cs="Times New Roman"/>
        </w:rPr>
        <w:t>。</w:t>
      </w:r>
    </w:p>
    <w:p w:rsidR="00BE3A42" w:rsidRDefault="00975F88" w:rsidP="001861C6">
      <w:pPr>
        <w:spacing w:line="240" w:lineRule="auto"/>
        <w:jc w:val="both"/>
        <w:rPr>
          <w:rFonts w:eastAsia="宋体" w:cs="Times New Roman"/>
        </w:rPr>
      </w:pPr>
      <w:r w:rsidRPr="007F7917">
        <w:rPr>
          <w:rFonts w:eastAsia="宋体" w:cs="Times New Roman"/>
        </w:rPr>
        <w:t>本文所提的</w:t>
      </w:r>
      <w:r w:rsidRPr="007F7917">
        <w:rPr>
          <w:rFonts w:eastAsia="宋体" w:cs="Times New Roman"/>
        </w:rPr>
        <w:t>MCAR</w:t>
      </w:r>
      <w:r w:rsidR="005A069A" w:rsidRPr="007F7917">
        <w:rPr>
          <w:rFonts w:eastAsia="宋体" w:cs="Times New Roman"/>
        </w:rPr>
        <w:t>方法</w:t>
      </w:r>
      <w:r w:rsidR="0056451E" w:rsidRPr="007F7917">
        <w:rPr>
          <w:rFonts w:eastAsia="宋体" w:cs="Times New Roman"/>
        </w:rPr>
        <w:t>以</w:t>
      </w:r>
      <w:r w:rsidR="00BE3A42" w:rsidRPr="007F7917">
        <w:rPr>
          <w:rFonts w:eastAsia="宋体" w:cs="Times New Roman"/>
        </w:rPr>
        <w:t>避免电离层</w:t>
      </w:r>
      <w:r w:rsidR="00571A3C" w:rsidRPr="007F7917">
        <w:rPr>
          <w:rFonts w:eastAsia="宋体" w:cs="Times New Roman"/>
        </w:rPr>
        <w:t>延迟</w:t>
      </w:r>
      <w:r w:rsidR="001F0A8E" w:rsidRPr="007F7917">
        <w:rPr>
          <w:rFonts w:eastAsia="宋体" w:cs="Times New Roman"/>
        </w:rPr>
        <w:t>可能带来的模型偏差</w:t>
      </w:r>
      <w:r w:rsidR="0056451E" w:rsidRPr="007F7917">
        <w:rPr>
          <w:rFonts w:eastAsia="宋体" w:cs="Times New Roman"/>
        </w:rPr>
        <w:t>为出发点</w:t>
      </w:r>
      <w:r w:rsidR="00BE3A42" w:rsidRPr="007F7917">
        <w:rPr>
          <w:rFonts w:eastAsia="宋体" w:cs="Times New Roman"/>
        </w:rPr>
        <w:t>，</w:t>
      </w:r>
      <w:r w:rsidR="00B27C0F" w:rsidRPr="007F7917">
        <w:rPr>
          <w:rFonts w:eastAsia="宋体" w:cs="Times New Roman"/>
        </w:rPr>
        <w:t>通过</w:t>
      </w:r>
      <w:r w:rsidR="00BE3A42" w:rsidRPr="007F7917">
        <w:rPr>
          <w:rFonts w:eastAsia="宋体" w:cs="Times New Roman"/>
        </w:rPr>
        <w:t>等价性原理设计</w:t>
      </w:r>
      <w:r w:rsidR="00350BA8">
        <w:rPr>
          <w:rFonts w:eastAsia="宋体" w:cs="Times New Roman"/>
        </w:rPr>
        <w:t>变换</w:t>
      </w:r>
      <w:r w:rsidR="00BE3A42" w:rsidRPr="007F7917">
        <w:rPr>
          <w:rFonts w:eastAsia="宋体" w:cs="Times New Roman"/>
        </w:rPr>
        <w:t>矩阵</w:t>
      </w:r>
      <w:r w:rsidR="00BE3A42" w:rsidRPr="007F7917">
        <w:rPr>
          <w:rFonts w:eastAsia="宋体" w:cs="Times New Roman"/>
          <w:b/>
          <w:i/>
        </w:rPr>
        <w:t>C</w:t>
      </w:r>
      <w:r w:rsidR="00B27C0F" w:rsidRPr="007F7917">
        <w:rPr>
          <w:rFonts w:eastAsia="宋体" w:cs="Times New Roman"/>
        </w:rPr>
        <w:t>用以</w:t>
      </w:r>
      <w:r w:rsidR="00BE3A42" w:rsidRPr="007F7917">
        <w:rPr>
          <w:rFonts w:eastAsia="宋体" w:cs="Times New Roman"/>
        </w:rPr>
        <w:t>消除</w:t>
      </w:r>
      <w:r w:rsidR="00A11B4C">
        <w:rPr>
          <w:rFonts w:eastAsia="宋体" w:cs="Times New Roman"/>
        </w:rPr>
        <w:t>窄巷</w:t>
      </w:r>
      <w:r w:rsidR="00B27C0F" w:rsidRPr="007F7917">
        <w:rPr>
          <w:rFonts w:eastAsia="宋体" w:cs="Times New Roman"/>
        </w:rPr>
        <w:t>模糊解算</w:t>
      </w:r>
      <w:r w:rsidR="00BE3A42" w:rsidRPr="007F7917">
        <w:rPr>
          <w:rFonts w:eastAsia="宋体" w:cs="Times New Roman"/>
        </w:rPr>
        <w:t>模型中的电离层</w:t>
      </w:r>
      <w:r w:rsidR="001F0A8E" w:rsidRPr="007F7917">
        <w:rPr>
          <w:rFonts w:eastAsia="宋体" w:cs="Times New Roman"/>
        </w:rPr>
        <w:t>参数</w:t>
      </w:r>
      <w:r w:rsidR="00BE3A42" w:rsidRPr="007F7917">
        <w:rPr>
          <w:rFonts w:eastAsia="宋体" w:cs="Times New Roman"/>
        </w:rPr>
        <w:t>，</w:t>
      </w:r>
      <w:r w:rsidR="00E75844" w:rsidRPr="007F7917">
        <w:rPr>
          <w:rFonts w:eastAsia="宋体" w:cs="Times New Roman"/>
        </w:rPr>
        <w:t>从而构建</w:t>
      </w:r>
      <w:r w:rsidR="00BE3A42" w:rsidRPr="007F7917">
        <w:rPr>
          <w:rFonts w:eastAsia="宋体" w:cs="Times New Roman"/>
        </w:rPr>
        <w:t>了</w:t>
      </w:r>
      <w:r w:rsidR="00BE3A42" w:rsidRPr="007F7917">
        <w:rPr>
          <w:rFonts w:eastAsia="宋体" w:cs="Times New Roman"/>
        </w:rPr>
        <w:t>GB-IF</w:t>
      </w:r>
      <w:r w:rsidR="00BE3A42" w:rsidRPr="007F7917">
        <w:rPr>
          <w:rFonts w:eastAsia="宋体" w:cs="Times New Roman"/>
        </w:rPr>
        <w:t>组合模型。</w:t>
      </w:r>
      <w:r w:rsidR="00DC127E" w:rsidRPr="007F7917">
        <w:rPr>
          <w:rFonts w:eastAsia="宋体" w:cs="Times New Roman"/>
        </w:rPr>
        <w:t>从理论推导说明</w:t>
      </w:r>
      <w:r w:rsidR="00D00BF7" w:rsidRPr="007F7917">
        <w:rPr>
          <w:rFonts w:eastAsia="宋体" w:cs="Times New Roman"/>
        </w:rPr>
        <w:t>了</w:t>
      </w:r>
      <w:r w:rsidR="00D00BF7" w:rsidRPr="007F7917">
        <w:rPr>
          <w:rFonts w:eastAsia="宋体" w:cs="Times New Roman"/>
        </w:rPr>
        <w:t>GB-IF</w:t>
      </w:r>
      <w:r w:rsidR="00D00BF7" w:rsidRPr="007F7917">
        <w:rPr>
          <w:rFonts w:eastAsia="宋体" w:cs="Times New Roman"/>
        </w:rPr>
        <w:t>组合模型的本质与非组合模型具有等价关系，</w:t>
      </w:r>
      <w:r w:rsidR="00DC127E" w:rsidRPr="007F7917">
        <w:rPr>
          <w:rFonts w:eastAsia="宋体" w:cs="Times New Roman"/>
        </w:rPr>
        <w:t>但</w:t>
      </w:r>
      <w:r w:rsidR="00D00BF7" w:rsidRPr="007F7917">
        <w:rPr>
          <w:rFonts w:eastAsia="宋体" w:cs="Times New Roman"/>
        </w:rPr>
        <w:t>GB-IF</w:t>
      </w:r>
      <w:r w:rsidR="007918BF" w:rsidRPr="007F7917">
        <w:rPr>
          <w:rFonts w:eastAsia="宋体" w:cs="Times New Roman"/>
        </w:rPr>
        <w:t>模型</w:t>
      </w:r>
      <w:r w:rsidR="00D00BF7" w:rsidRPr="007F7917">
        <w:rPr>
          <w:rFonts w:eastAsia="宋体" w:cs="Times New Roman"/>
        </w:rPr>
        <w:t>优势在于避免了</w:t>
      </w:r>
      <w:r w:rsidR="00997116" w:rsidRPr="007F7917">
        <w:rPr>
          <w:rFonts w:eastAsia="宋体" w:cs="Times New Roman"/>
        </w:rPr>
        <w:t>非组合模型</w:t>
      </w:r>
      <w:r w:rsidR="00997116">
        <w:rPr>
          <w:rFonts w:eastAsia="宋体" w:cs="Times New Roman" w:hint="eastAsia"/>
        </w:rPr>
        <w:t>存在</w:t>
      </w:r>
      <w:r w:rsidR="00A622B9">
        <w:rPr>
          <w:rFonts w:eastAsia="宋体" w:cs="Times New Roman" w:hint="eastAsia"/>
        </w:rPr>
        <w:t>的</w:t>
      </w:r>
      <w:r w:rsidR="00E75844" w:rsidRPr="007F7917">
        <w:rPr>
          <w:rFonts w:eastAsia="宋体" w:cs="Times New Roman"/>
        </w:rPr>
        <w:t>电离层</w:t>
      </w:r>
      <w:r w:rsidR="00D00BF7" w:rsidRPr="007F7917">
        <w:rPr>
          <w:rFonts w:eastAsia="宋体" w:cs="Times New Roman"/>
        </w:rPr>
        <w:t>函数</w:t>
      </w:r>
      <w:r w:rsidR="00064E8C" w:rsidRPr="007F7917">
        <w:rPr>
          <w:rFonts w:eastAsia="宋体" w:cs="Times New Roman"/>
        </w:rPr>
        <w:t>模型</w:t>
      </w:r>
      <w:r w:rsidR="00D00BF7" w:rsidRPr="007F7917">
        <w:rPr>
          <w:rFonts w:eastAsia="宋体" w:cs="Times New Roman"/>
        </w:rPr>
        <w:t>与随机模型不匹配导致的</w:t>
      </w:r>
      <w:r w:rsidR="00DC127E" w:rsidRPr="007F7917">
        <w:rPr>
          <w:rFonts w:eastAsia="宋体" w:cs="Times New Roman"/>
        </w:rPr>
        <w:t>模型偏差</w:t>
      </w:r>
      <w:r w:rsidR="00E75844" w:rsidRPr="007F7917">
        <w:rPr>
          <w:rFonts w:eastAsia="宋体" w:cs="Times New Roman"/>
        </w:rPr>
        <w:t>问题</w:t>
      </w:r>
      <w:r w:rsidR="00D00BF7" w:rsidRPr="007F7917">
        <w:rPr>
          <w:rFonts w:eastAsia="宋体" w:cs="Times New Roman"/>
        </w:rPr>
        <w:t>。</w:t>
      </w:r>
      <w:r w:rsidR="00887447" w:rsidRPr="007F7917">
        <w:rPr>
          <w:rFonts w:eastAsia="宋体" w:cs="Times New Roman"/>
        </w:rPr>
        <w:t>同时，所提方法</w:t>
      </w:r>
      <w:r w:rsidR="00B926D5" w:rsidRPr="007F7917">
        <w:rPr>
          <w:rFonts w:eastAsia="宋体" w:cs="Times New Roman"/>
        </w:rPr>
        <w:t>还</w:t>
      </w:r>
      <w:r w:rsidR="00887447" w:rsidRPr="007F7917">
        <w:rPr>
          <w:rFonts w:eastAsia="宋体" w:cs="Times New Roman"/>
        </w:rPr>
        <w:t>挖掘了可靠</w:t>
      </w:r>
      <w:r w:rsidR="00B926D5" w:rsidRPr="007F7917">
        <w:rPr>
          <w:rFonts w:eastAsia="宋体" w:cs="Times New Roman"/>
        </w:rPr>
        <w:t>解算</w:t>
      </w:r>
      <w:r w:rsidR="00887447" w:rsidRPr="007F7917">
        <w:rPr>
          <w:rFonts w:eastAsia="宋体" w:cs="Times New Roman"/>
        </w:rPr>
        <w:t>的</w:t>
      </w:r>
      <w:r w:rsidR="00A11B4C">
        <w:rPr>
          <w:rFonts w:eastAsia="宋体" w:cs="Times New Roman"/>
        </w:rPr>
        <w:t>超宽巷</w:t>
      </w:r>
      <w:r w:rsidR="00B926D5" w:rsidRPr="007F7917">
        <w:rPr>
          <w:rFonts w:eastAsia="宋体" w:cs="Times New Roman"/>
        </w:rPr>
        <w:t>/</w:t>
      </w:r>
      <w:r w:rsidR="00A11B4C">
        <w:rPr>
          <w:rFonts w:eastAsia="宋体" w:cs="Times New Roman"/>
        </w:rPr>
        <w:t>宽巷</w:t>
      </w:r>
      <w:r w:rsidR="00B926D5" w:rsidRPr="007F7917">
        <w:rPr>
          <w:rFonts w:eastAsia="宋体" w:cs="Times New Roman"/>
        </w:rPr>
        <w:t>模糊度对改善</w:t>
      </w:r>
      <w:r w:rsidR="00A11B4C">
        <w:rPr>
          <w:rFonts w:eastAsia="宋体" w:cs="Times New Roman"/>
        </w:rPr>
        <w:t>窄巷</w:t>
      </w:r>
      <w:r w:rsidR="00B926D5" w:rsidRPr="007F7917">
        <w:rPr>
          <w:rFonts w:eastAsia="宋体" w:cs="Times New Roman"/>
        </w:rPr>
        <w:t>模糊度解算模型强度的作用，通过</w:t>
      </w:r>
      <w:r w:rsidR="00A11B4C">
        <w:rPr>
          <w:rFonts w:eastAsia="宋体" w:cs="Times New Roman"/>
        </w:rPr>
        <w:t>超宽巷</w:t>
      </w:r>
      <w:r w:rsidR="00B926D5" w:rsidRPr="007F7917">
        <w:rPr>
          <w:rFonts w:eastAsia="宋体" w:cs="Times New Roman"/>
        </w:rPr>
        <w:t>/</w:t>
      </w:r>
      <w:r w:rsidR="00A11B4C">
        <w:rPr>
          <w:rFonts w:eastAsia="宋体" w:cs="Times New Roman"/>
        </w:rPr>
        <w:t>宽巷</w:t>
      </w:r>
      <w:r w:rsidR="00B926D5" w:rsidRPr="007F7917">
        <w:rPr>
          <w:rFonts w:eastAsia="宋体" w:cs="Times New Roman"/>
        </w:rPr>
        <w:t>模糊度与</w:t>
      </w:r>
      <w:r w:rsidR="00A11B4C">
        <w:rPr>
          <w:rFonts w:eastAsia="宋体" w:cs="Times New Roman"/>
        </w:rPr>
        <w:t>窄巷</w:t>
      </w:r>
      <w:r w:rsidR="00B926D5" w:rsidRPr="007F7917">
        <w:rPr>
          <w:rFonts w:eastAsia="宋体" w:cs="Times New Roman"/>
        </w:rPr>
        <w:t>模糊</w:t>
      </w:r>
      <w:r w:rsidR="006F217D" w:rsidRPr="007F7917">
        <w:rPr>
          <w:rFonts w:eastAsia="宋体" w:cs="Times New Roman"/>
        </w:rPr>
        <w:t>度间的线性关联</w:t>
      </w:r>
      <w:r w:rsidR="001A2651" w:rsidRPr="007F7917">
        <w:rPr>
          <w:rFonts w:eastAsia="宋体" w:cs="Times New Roman"/>
        </w:rPr>
        <w:t>，</w:t>
      </w:r>
      <w:r w:rsidR="00B926D5" w:rsidRPr="007F7917">
        <w:rPr>
          <w:rFonts w:eastAsia="宋体" w:cs="Times New Roman"/>
        </w:rPr>
        <w:t>构</w:t>
      </w:r>
      <w:r w:rsidR="002773C8" w:rsidRPr="007F7917">
        <w:rPr>
          <w:rFonts w:eastAsia="宋体" w:cs="Times New Roman"/>
        </w:rPr>
        <w:t>建</w:t>
      </w:r>
      <w:r w:rsidR="006F217D" w:rsidRPr="007F7917">
        <w:rPr>
          <w:rFonts w:eastAsia="宋体" w:cs="Times New Roman"/>
        </w:rPr>
        <w:t>了</w:t>
      </w:r>
      <w:r w:rsidR="00B926D5" w:rsidRPr="007F7917">
        <w:rPr>
          <w:rFonts w:eastAsia="宋体" w:cs="Times New Roman"/>
        </w:rPr>
        <w:t>模糊度线性约束</w:t>
      </w:r>
      <w:r w:rsidR="002773C8" w:rsidRPr="007F7917">
        <w:rPr>
          <w:rFonts w:eastAsia="宋体" w:cs="Times New Roman"/>
        </w:rPr>
        <w:t>来</w:t>
      </w:r>
      <w:r w:rsidR="00B926D5" w:rsidRPr="007F7917">
        <w:rPr>
          <w:rFonts w:eastAsia="宋体" w:cs="Times New Roman"/>
        </w:rPr>
        <w:t>减少</w:t>
      </w:r>
      <w:r w:rsidR="00A11B4C">
        <w:rPr>
          <w:rFonts w:eastAsia="宋体" w:cs="Times New Roman"/>
        </w:rPr>
        <w:t>窄巷</w:t>
      </w:r>
      <w:r w:rsidR="00B926D5" w:rsidRPr="007F7917">
        <w:rPr>
          <w:rFonts w:eastAsia="宋体" w:cs="Times New Roman"/>
        </w:rPr>
        <w:t>模糊度</w:t>
      </w:r>
      <w:r w:rsidR="00773242">
        <w:rPr>
          <w:rFonts w:eastAsia="宋体" w:cs="Times New Roman" w:hint="eastAsia"/>
        </w:rPr>
        <w:t>解算模型</w:t>
      </w:r>
      <w:r w:rsidR="002773C8" w:rsidRPr="007F7917">
        <w:rPr>
          <w:rFonts w:eastAsia="宋体" w:cs="Times New Roman"/>
        </w:rPr>
        <w:t>待估</w:t>
      </w:r>
      <w:r w:rsidR="00B926D5" w:rsidRPr="007F7917">
        <w:rPr>
          <w:rFonts w:eastAsia="宋体" w:cs="Times New Roman"/>
        </w:rPr>
        <w:t>参数</w:t>
      </w:r>
      <w:r w:rsidR="002A24A5" w:rsidRPr="007F7917">
        <w:rPr>
          <w:rFonts w:eastAsia="宋体" w:cs="Times New Roman"/>
        </w:rPr>
        <w:t>，提高了</w:t>
      </w:r>
      <w:r w:rsidR="00A11B4C">
        <w:rPr>
          <w:rFonts w:eastAsia="宋体" w:cs="Times New Roman"/>
        </w:rPr>
        <w:t>窄巷</w:t>
      </w:r>
      <w:r w:rsidR="002A24A5" w:rsidRPr="007F7917">
        <w:rPr>
          <w:rFonts w:eastAsia="宋体" w:cs="Times New Roman"/>
        </w:rPr>
        <w:t>模糊度解算模型的冗余度</w:t>
      </w:r>
      <w:r w:rsidR="00B926D5" w:rsidRPr="007F7917">
        <w:rPr>
          <w:rFonts w:eastAsia="宋体" w:cs="Times New Roman"/>
        </w:rPr>
        <w:t>，</w:t>
      </w:r>
      <w:r w:rsidR="006F217D" w:rsidRPr="007F7917">
        <w:rPr>
          <w:rFonts w:eastAsia="宋体" w:cs="Times New Roman"/>
        </w:rPr>
        <w:t>从而达到了改善模型</w:t>
      </w:r>
      <w:r w:rsidR="002A24A5" w:rsidRPr="007F7917">
        <w:rPr>
          <w:rFonts w:eastAsia="宋体" w:cs="Times New Roman"/>
        </w:rPr>
        <w:t>强度</w:t>
      </w:r>
      <w:r w:rsidR="006F217D" w:rsidRPr="007F7917">
        <w:rPr>
          <w:rFonts w:eastAsia="宋体" w:cs="Times New Roman"/>
        </w:rPr>
        <w:t>的目的。</w:t>
      </w:r>
    </w:p>
    <w:p w:rsidR="00D86B68" w:rsidRDefault="00D86B68" w:rsidP="001861C6">
      <w:pPr>
        <w:spacing w:line="240" w:lineRule="auto"/>
        <w:jc w:val="both"/>
        <w:rPr>
          <w:rFonts w:eastAsia="宋体" w:cs="Times New Roman"/>
        </w:rPr>
      </w:pPr>
    </w:p>
    <w:p w:rsidR="00AE2096" w:rsidRPr="007F7917" w:rsidRDefault="00AE2096" w:rsidP="001861C6">
      <w:pPr>
        <w:spacing w:line="240" w:lineRule="auto"/>
        <w:ind w:firstLine="0"/>
        <w:rPr>
          <w:rFonts w:eastAsia="黑体" w:cs="Times New Roman"/>
          <w:b/>
        </w:rPr>
      </w:pPr>
      <w:bookmarkStart w:id="83" w:name="_Hlk510465203"/>
      <w:r w:rsidRPr="007F7917">
        <w:rPr>
          <w:rFonts w:eastAsia="黑体" w:cs="Times New Roman"/>
          <w:b/>
        </w:rPr>
        <w:t>3</w:t>
      </w:r>
      <w:r w:rsidRPr="007F7917">
        <w:rPr>
          <w:rFonts w:eastAsia="黑体" w:cs="Times New Roman"/>
          <w:b/>
        </w:rPr>
        <w:t>实验</w:t>
      </w:r>
    </w:p>
    <w:p w:rsidR="00AE2096" w:rsidRPr="007F7917" w:rsidRDefault="00AE2096" w:rsidP="001861C6">
      <w:pPr>
        <w:spacing w:line="240" w:lineRule="auto"/>
        <w:jc w:val="both"/>
        <w:rPr>
          <w:rFonts w:eastAsia="宋体" w:cs="Times New Roman"/>
        </w:rPr>
      </w:pPr>
      <w:r w:rsidRPr="007F7917">
        <w:rPr>
          <w:rFonts w:eastAsia="宋体" w:cs="Times New Roman"/>
        </w:rPr>
        <w:t>为了有效评估所提</w:t>
      </w:r>
      <w:r w:rsidR="00BF25AB">
        <w:rPr>
          <w:rFonts w:eastAsia="宋体" w:cs="Times New Roman"/>
        </w:rPr>
        <w:t>MCAR</w:t>
      </w:r>
      <w:r w:rsidRPr="007F7917">
        <w:rPr>
          <w:rFonts w:eastAsia="宋体" w:cs="Times New Roman"/>
        </w:rPr>
        <w:t>方法</w:t>
      </w:r>
      <w:r w:rsidR="00846653" w:rsidRPr="007F7917">
        <w:rPr>
          <w:rFonts w:eastAsia="宋体" w:cs="Times New Roman"/>
        </w:rPr>
        <w:t>的</w:t>
      </w:r>
      <w:r w:rsidR="002A29A0" w:rsidRPr="007F7917">
        <w:rPr>
          <w:rFonts w:eastAsia="宋体" w:cs="Times New Roman"/>
        </w:rPr>
        <w:t>模糊度解算</w:t>
      </w:r>
      <w:r w:rsidR="00846653" w:rsidRPr="007F7917">
        <w:rPr>
          <w:rFonts w:eastAsia="宋体" w:cs="Times New Roman"/>
        </w:rPr>
        <w:t>性能</w:t>
      </w:r>
      <w:r w:rsidRPr="007F7917">
        <w:rPr>
          <w:rFonts w:eastAsia="宋体" w:cs="Times New Roman"/>
        </w:rPr>
        <w:t>，本文采用北斗三频信号，即</w:t>
      </w:r>
      <w:r w:rsidRPr="007F7917">
        <w:rPr>
          <w:rFonts w:eastAsia="宋体" w:cs="Times New Roman"/>
          <w:i/>
        </w:rPr>
        <w:t>f</w:t>
      </w:r>
      <w:r w:rsidRPr="007F7917">
        <w:rPr>
          <w:rFonts w:eastAsia="宋体" w:cs="Times New Roman"/>
          <w:vertAlign w:val="subscript"/>
        </w:rPr>
        <w:t>1</w:t>
      </w:r>
      <w:r w:rsidRPr="007F7917">
        <w:rPr>
          <w:rFonts w:eastAsia="宋体" w:cs="Times New Roman"/>
        </w:rPr>
        <w:t xml:space="preserve">=1561.098MHz,  </w:t>
      </w:r>
      <w:r w:rsidRPr="007F7917">
        <w:rPr>
          <w:rFonts w:eastAsia="宋体" w:cs="Times New Roman"/>
          <w:i/>
        </w:rPr>
        <w:t>f</w:t>
      </w:r>
      <w:r w:rsidRPr="007F7917">
        <w:rPr>
          <w:rFonts w:eastAsia="宋体" w:cs="Times New Roman"/>
          <w:vertAlign w:val="subscript"/>
        </w:rPr>
        <w:t>2</w:t>
      </w:r>
      <w:r w:rsidRPr="007F7917">
        <w:rPr>
          <w:rFonts w:eastAsia="宋体" w:cs="Times New Roman"/>
        </w:rPr>
        <w:t xml:space="preserve">=1207.14MHz,  </w:t>
      </w:r>
      <w:r w:rsidRPr="007F7917">
        <w:rPr>
          <w:rFonts w:eastAsia="宋体" w:cs="Times New Roman"/>
          <w:i/>
        </w:rPr>
        <w:t>f</w:t>
      </w:r>
      <w:r w:rsidRPr="007F7917">
        <w:rPr>
          <w:rFonts w:eastAsia="宋体" w:cs="Times New Roman"/>
          <w:vertAlign w:val="subscript"/>
        </w:rPr>
        <w:t>3</w:t>
      </w:r>
      <w:r w:rsidRPr="007F7917">
        <w:rPr>
          <w:rFonts w:eastAsia="宋体" w:cs="Times New Roman"/>
        </w:rPr>
        <w:t>=1268.52MHz</w:t>
      </w:r>
      <w:r w:rsidRPr="007F7917">
        <w:rPr>
          <w:rFonts w:eastAsia="宋体" w:cs="Times New Roman"/>
        </w:rPr>
        <w:t>，</w:t>
      </w:r>
      <w:r w:rsidR="00174119" w:rsidRPr="007F7917">
        <w:rPr>
          <w:rFonts w:eastAsia="宋体" w:cs="Times New Roman"/>
        </w:rPr>
        <w:t>通过</w:t>
      </w:r>
      <w:r w:rsidRPr="007F7917">
        <w:rPr>
          <w:rFonts w:eastAsia="宋体" w:cs="Times New Roman"/>
        </w:rPr>
        <w:t>三组</w:t>
      </w:r>
      <w:r w:rsidR="00ED72E0" w:rsidRPr="007F7917">
        <w:rPr>
          <w:rFonts w:eastAsia="宋体" w:cs="Times New Roman"/>
        </w:rPr>
        <w:t>测试</w:t>
      </w:r>
      <w:r w:rsidRPr="007F7917">
        <w:rPr>
          <w:rFonts w:eastAsia="宋体" w:cs="Times New Roman"/>
        </w:rPr>
        <w:t>基线</w:t>
      </w:r>
      <w:r w:rsidR="00024846" w:rsidRPr="007F7917">
        <w:rPr>
          <w:rFonts w:eastAsia="宋体" w:cs="Times New Roman"/>
        </w:rPr>
        <w:t>分别</w:t>
      </w:r>
      <w:r w:rsidRPr="007F7917">
        <w:rPr>
          <w:rFonts w:eastAsia="宋体" w:cs="Times New Roman"/>
        </w:rPr>
        <w:t>为</w:t>
      </w:r>
      <w:r w:rsidRPr="007F7917">
        <w:rPr>
          <w:rFonts w:eastAsia="宋体" w:cs="Times New Roman"/>
        </w:rPr>
        <w:t>22.4km</w:t>
      </w:r>
      <w:r w:rsidRPr="007F7917">
        <w:rPr>
          <w:rFonts w:eastAsia="宋体" w:cs="Times New Roman"/>
        </w:rPr>
        <w:t>、</w:t>
      </w:r>
      <w:r w:rsidRPr="007F7917">
        <w:rPr>
          <w:rFonts w:eastAsia="宋体" w:cs="Times New Roman"/>
        </w:rPr>
        <w:t>42.5km</w:t>
      </w:r>
      <w:r w:rsidRPr="007F7917">
        <w:rPr>
          <w:rFonts w:eastAsia="宋体" w:cs="Times New Roman"/>
        </w:rPr>
        <w:t>以及</w:t>
      </w:r>
      <w:r w:rsidRPr="007F7917">
        <w:rPr>
          <w:rFonts w:eastAsia="宋体" w:cs="Times New Roman"/>
        </w:rPr>
        <w:t>68.8km</w:t>
      </w:r>
      <w:r w:rsidRPr="007F7917">
        <w:rPr>
          <w:rFonts w:eastAsia="宋体" w:cs="Times New Roman"/>
        </w:rPr>
        <w:t>对</w:t>
      </w:r>
      <w:r w:rsidR="00D16920" w:rsidRPr="007F7917">
        <w:rPr>
          <w:rFonts w:eastAsia="宋体" w:cs="Times New Roman"/>
        </w:rPr>
        <w:t>所提</w:t>
      </w:r>
      <w:r w:rsidRPr="007F7917">
        <w:rPr>
          <w:rFonts w:eastAsia="宋体" w:cs="Times New Roman"/>
        </w:rPr>
        <w:t>方法进行验证分析，其测试数据详细信息如表</w:t>
      </w:r>
      <w:r w:rsidRPr="007F7917">
        <w:rPr>
          <w:rFonts w:eastAsia="宋体" w:cs="Times New Roman"/>
        </w:rPr>
        <w:t>1</w:t>
      </w:r>
      <w:r w:rsidRPr="007F7917">
        <w:rPr>
          <w:rFonts w:eastAsia="宋体" w:cs="Times New Roman"/>
        </w:rPr>
        <w:t>所示。</w:t>
      </w:r>
      <w:bookmarkEnd w:id="83"/>
    </w:p>
    <w:p w:rsidR="00AE2096" w:rsidRPr="007F7917" w:rsidRDefault="00AE2096" w:rsidP="001861C6">
      <w:pPr>
        <w:spacing w:line="240" w:lineRule="auto"/>
        <w:ind w:firstLine="0"/>
        <w:jc w:val="center"/>
        <w:rPr>
          <w:rFonts w:eastAsia="宋体" w:cs="Times New Roman"/>
        </w:rPr>
      </w:pPr>
      <w:bookmarkStart w:id="84" w:name="_Hlk510465253"/>
      <w:r w:rsidRPr="007F7917">
        <w:rPr>
          <w:rFonts w:eastAsia="宋体" w:cs="Times New Roman"/>
        </w:rPr>
        <w:t>表</w:t>
      </w:r>
      <w:r w:rsidRPr="007F7917">
        <w:rPr>
          <w:rFonts w:eastAsia="宋体" w:cs="Times New Roman"/>
        </w:rPr>
        <w:t xml:space="preserve">1 </w:t>
      </w:r>
      <w:r w:rsidRPr="007F7917">
        <w:rPr>
          <w:rFonts w:eastAsia="宋体" w:cs="Times New Roman"/>
        </w:rPr>
        <w:t>测试数据详细信息</w:t>
      </w:r>
    </w:p>
    <w:p w:rsidR="00FF5C7C" w:rsidRPr="007F7917" w:rsidRDefault="00FF5C7C" w:rsidP="001861C6">
      <w:pPr>
        <w:spacing w:line="240" w:lineRule="auto"/>
        <w:ind w:firstLine="0"/>
        <w:jc w:val="center"/>
        <w:rPr>
          <w:rFonts w:eastAsia="宋体" w:cs="Times New Roman"/>
        </w:rPr>
      </w:pPr>
      <w:r w:rsidRPr="007F7917">
        <w:rPr>
          <w:rFonts w:eastAsia="宋体" w:cs="Times New Roman"/>
        </w:rPr>
        <w:t xml:space="preserve">Table 1 </w:t>
      </w:r>
      <w:r w:rsidR="005F0ABF" w:rsidRPr="007F7917">
        <w:rPr>
          <w:rFonts w:eastAsia="宋体" w:cs="Times New Roman"/>
        </w:rPr>
        <w:t>Data information</w:t>
      </w:r>
    </w:p>
    <w:tbl>
      <w:tblPr>
        <w:tblW w:w="5000" w:type="pct"/>
        <w:jc w:val="center"/>
        <w:tblBorders>
          <w:top w:val="single" w:sz="8" w:space="0" w:color="000000"/>
          <w:bottom w:val="single" w:sz="8" w:space="0" w:color="000000"/>
        </w:tblBorders>
        <w:tblLook w:val="04A0" w:firstRow="1" w:lastRow="0" w:firstColumn="1" w:lastColumn="0" w:noHBand="0" w:noVBand="1"/>
      </w:tblPr>
      <w:tblGrid>
        <w:gridCol w:w="710"/>
        <w:gridCol w:w="1012"/>
        <w:gridCol w:w="2060"/>
        <w:gridCol w:w="1311"/>
        <w:gridCol w:w="711"/>
        <w:gridCol w:w="711"/>
        <w:gridCol w:w="1791"/>
      </w:tblGrid>
      <w:tr w:rsidR="00AE2096" w:rsidRPr="007F7917" w:rsidTr="00400830">
        <w:trPr>
          <w:jc w:val="center"/>
        </w:trPr>
        <w:tc>
          <w:tcPr>
            <w:tcW w:w="428" w:type="pct"/>
            <w:tcBorders>
              <w:top w:val="single" w:sz="12" w:space="0" w:color="auto"/>
              <w:bottom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序号</w:t>
            </w:r>
          </w:p>
        </w:tc>
        <w:tc>
          <w:tcPr>
            <w:tcW w:w="609" w:type="pct"/>
            <w:tcBorders>
              <w:top w:val="single" w:sz="12" w:space="0" w:color="auto"/>
              <w:bottom w:val="single" w:sz="8" w:space="0" w:color="auto"/>
            </w:tcBorders>
            <w:shd w:val="clear" w:color="auto" w:fill="auto"/>
          </w:tcPr>
          <w:p w:rsidR="00AE2096" w:rsidRPr="007F7917" w:rsidRDefault="00AE2096" w:rsidP="001861C6">
            <w:pPr>
              <w:tabs>
                <w:tab w:val="center" w:pos="1023"/>
              </w:tabs>
              <w:spacing w:line="240" w:lineRule="auto"/>
              <w:ind w:firstLine="0"/>
              <w:jc w:val="center"/>
              <w:rPr>
                <w:rFonts w:eastAsia="宋体" w:cs="Times New Roman"/>
              </w:rPr>
            </w:pPr>
            <w:r w:rsidRPr="007F7917">
              <w:rPr>
                <w:rFonts w:eastAsia="宋体" w:cs="Times New Roman"/>
              </w:rPr>
              <w:t>基线</w:t>
            </w:r>
          </w:p>
        </w:tc>
        <w:tc>
          <w:tcPr>
            <w:tcW w:w="1240" w:type="pct"/>
            <w:tcBorders>
              <w:top w:val="single" w:sz="12" w:space="0" w:color="auto"/>
              <w:bottom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接收机类型</w:t>
            </w:r>
          </w:p>
        </w:tc>
        <w:tc>
          <w:tcPr>
            <w:tcW w:w="789" w:type="pct"/>
            <w:tcBorders>
              <w:top w:val="single" w:sz="12" w:space="0" w:color="auto"/>
              <w:bottom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UTC</w:t>
            </w:r>
            <w:r w:rsidRPr="007F7917">
              <w:rPr>
                <w:rFonts w:eastAsia="宋体" w:cs="Times New Roman"/>
              </w:rPr>
              <w:t>时间</w:t>
            </w:r>
          </w:p>
        </w:tc>
        <w:tc>
          <w:tcPr>
            <w:tcW w:w="428" w:type="pct"/>
            <w:tcBorders>
              <w:top w:val="single" w:sz="12" w:space="0" w:color="auto"/>
              <w:bottom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时长</w:t>
            </w:r>
          </w:p>
        </w:tc>
        <w:tc>
          <w:tcPr>
            <w:tcW w:w="428" w:type="pct"/>
            <w:tcBorders>
              <w:top w:val="single" w:sz="12" w:space="0" w:color="auto"/>
              <w:bottom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间隔</w:t>
            </w:r>
          </w:p>
        </w:tc>
        <w:tc>
          <w:tcPr>
            <w:tcW w:w="1078" w:type="pct"/>
            <w:tcBorders>
              <w:top w:val="single" w:sz="12" w:space="0" w:color="auto"/>
              <w:bottom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站名</w:t>
            </w:r>
          </w:p>
        </w:tc>
      </w:tr>
      <w:tr w:rsidR="00AE2096" w:rsidRPr="007F7917" w:rsidTr="00400830">
        <w:trPr>
          <w:jc w:val="center"/>
        </w:trPr>
        <w:tc>
          <w:tcPr>
            <w:tcW w:w="428" w:type="pct"/>
            <w:tcBorders>
              <w:top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w:t>
            </w:r>
          </w:p>
        </w:tc>
        <w:tc>
          <w:tcPr>
            <w:tcW w:w="609" w:type="pct"/>
            <w:tcBorders>
              <w:top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22.4 km</w:t>
            </w:r>
          </w:p>
        </w:tc>
        <w:tc>
          <w:tcPr>
            <w:tcW w:w="1240"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TRIMBLE NETR9</w:t>
            </w:r>
          </w:p>
        </w:tc>
        <w:tc>
          <w:tcPr>
            <w:tcW w:w="789"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2015/10/27</w:t>
            </w:r>
          </w:p>
        </w:tc>
        <w:tc>
          <w:tcPr>
            <w:tcW w:w="428" w:type="pct"/>
            <w:tcBorders>
              <w:top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24h</w:t>
            </w:r>
          </w:p>
        </w:tc>
        <w:tc>
          <w:tcPr>
            <w:tcW w:w="428" w:type="pct"/>
            <w:tcBorders>
              <w:top w:val="single" w:sz="8"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30s</w:t>
            </w:r>
          </w:p>
        </w:tc>
        <w:tc>
          <w:tcPr>
            <w:tcW w:w="1078"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CUT0</w:t>
            </w:r>
            <w:r w:rsidRPr="007F7917">
              <w:rPr>
                <w:rFonts w:eastAsia="宋体" w:cs="Times New Roman"/>
              </w:rPr>
              <w:sym w:font="Symbol" w:char="F02D"/>
            </w:r>
            <w:r w:rsidRPr="007F7917">
              <w:rPr>
                <w:rFonts w:eastAsia="宋体" w:cs="Times New Roman"/>
              </w:rPr>
              <w:t>PERT</w:t>
            </w:r>
          </w:p>
        </w:tc>
      </w:tr>
      <w:tr w:rsidR="00AE2096" w:rsidRPr="007F7917" w:rsidTr="00400830">
        <w:trPr>
          <w:jc w:val="center"/>
        </w:trPr>
        <w:tc>
          <w:tcPr>
            <w:tcW w:w="428" w:type="pct"/>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w:t>
            </w:r>
          </w:p>
        </w:tc>
        <w:tc>
          <w:tcPr>
            <w:tcW w:w="609" w:type="pct"/>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42.5 km</w:t>
            </w:r>
          </w:p>
        </w:tc>
        <w:tc>
          <w:tcPr>
            <w:tcW w:w="1240"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TRIMBLE NETR9</w:t>
            </w:r>
          </w:p>
        </w:tc>
        <w:tc>
          <w:tcPr>
            <w:tcW w:w="789"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2014/2/26</w:t>
            </w:r>
          </w:p>
        </w:tc>
        <w:tc>
          <w:tcPr>
            <w:tcW w:w="428" w:type="pct"/>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24h</w:t>
            </w:r>
          </w:p>
        </w:tc>
        <w:tc>
          <w:tcPr>
            <w:tcW w:w="428" w:type="pct"/>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30s</w:t>
            </w:r>
          </w:p>
        </w:tc>
        <w:tc>
          <w:tcPr>
            <w:tcW w:w="1078"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JENG</w:t>
            </w:r>
            <w:r w:rsidRPr="007F7917">
              <w:rPr>
                <w:rFonts w:eastAsia="宋体" w:cs="Times New Roman"/>
              </w:rPr>
              <w:sym w:font="Symbol" w:char="F02D"/>
            </w:r>
            <w:r w:rsidRPr="007F7917">
              <w:rPr>
                <w:rFonts w:eastAsia="宋体" w:cs="Times New Roman"/>
              </w:rPr>
              <w:t>WHHP</w:t>
            </w:r>
          </w:p>
        </w:tc>
      </w:tr>
      <w:tr w:rsidR="00AE2096" w:rsidRPr="007F7917" w:rsidTr="00400830">
        <w:trPr>
          <w:jc w:val="center"/>
        </w:trPr>
        <w:tc>
          <w:tcPr>
            <w:tcW w:w="428" w:type="pct"/>
            <w:tcBorders>
              <w:bottom w:val="single" w:sz="12"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w:t>
            </w:r>
          </w:p>
        </w:tc>
        <w:tc>
          <w:tcPr>
            <w:tcW w:w="609" w:type="pct"/>
            <w:tcBorders>
              <w:bottom w:val="single" w:sz="12"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68.8 km</w:t>
            </w:r>
          </w:p>
        </w:tc>
        <w:tc>
          <w:tcPr>
            <w:tcW w:w="1240"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TRIMBLE NETR9</w:t>
            </w:r>
          </w:p>
        </w:tc>
        <w:tc>
          <w:tcPr>
            <w:tcW w:w="789"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2014/2/26</w:t>
            </w:r>
          </w:p>
        </w:tc>
        <w:tc>
          <w:tcPr>
            <w:tcW w:w="428" w:type="pct"/>
            <w:tcBorders>
              <w:bottom w:val="single" w:sz="12"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24h</w:t>
            </w:r>
          </w:p>
        </w:tc>
        <w:tc>
          <w:tcPr>
            <w:tcW w:w="428" w:type="pct"/>
            <w:tcBorders>
              <w:bottom w:val="single" w:sz="12" w:space="0" w:color="auto"/>
            </w:tcBorders>
            <w:shd w:val="clear" w:color="auto" w:fill="auto"/>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30s</w:t>
            </w:r>
          </w:p>
        </w:tc>
        <w:tc>
          <w:tcPr>
            <w:tcW w:w="1078"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WHHP</w:t>
            </w:r>
            <w:r w:rsidRPr="007F7917">
              <w:rPr>
                <w:rFonts w:eastAsia="宋体" w:cs="Times New Roman"/>
              </w:rPr>
              <w:sym w:font="Symbol" w:char="F02D"/>
            </w:r>
            <w:r w:rsidRPr="007F7917">
              <w:rPr>
                <w:rFonts w:eastAsia="宋体" w:cs="Times New Roman"/>
              </w:rPr>
              <w:t>WHHN</w:t>
            </w:r>
          </w:p>
        </w:tc>
      </w:tr>
    </w:tbl>
    <w:bookmarkEnd w:id="84"/>
    <w:p w:rsidR="00214C5E" w:rsidRDefault="00AE2096" w:rsidP="001861C6">
      <w:pPr>
        <w:spacing w:line="240" w:lineRule="auto"/>
        <w:jc w:val="both"/>
        <w:rPr>
          <w:rFonts w:eastAsia="宋体" w:cs="Times New Roman"/>
        </w:rPr>
      </w:pPr>
      <w:r w:rsidRPr="007F7917">
        <w:rPr>
          <w:rFonts w:eastAsia="宋体" w:cs="Times New Roman"/>
        </w:rPr>
        <w:t>首先，</w:t>
      </w:r>
      <w:r w:rsidR="00EC3035" w:rsidRPr="007F7917">
        <w:rPr>
          <w:rFonts w:eastAsia="宋体" w:cs="Times New Roman"/>
        </w:rPr>
        <w:t>本文</w:t>
      </w:r>
      <w:r w:rsidR="004A7812">
        <w:rPr>
          <w:rFonts w:eastAsia="宋体" w:cs="Times New Roman" w:hint="eastAsia"/>
        </w:rPr>
        <w:t>利用模糊度正确固定的</w:t>
      </w:r>
      <w:r w:rsidR="00AE46E6">
        <w:rPr>
          <w:rFonts w:eastAsia="宋体" w:cs="Times New Roman" w:hint="eastAsia"/>
        </w:rPr>
        <w:t>双差</w:t>
      </w:r>
      <w:r w:rsidR="004A7812">
        <w:rPr>
          <w:rFonts w:eastAsia="宋体" w:cs="Times New Roman" w:hint="eastAsia"/>
        </w:rPr>
        <w:t>载波相位观测量</w:t>
      </w:r>
      <w:r w:rsidRPr="007F7917">
        <w:rPr>
          <w:rFonts w:eastAsia="宋体" w:cs="Times New Roman"/>
        </w:rPr>
        <w:t>提取了不同测试基线的双差电离层与对流层</w:t>
      </w:r>
      <w:r w:rsidR="00571A3C" w:rsidRPr="007F7917">
        <w:rPr>
          <w:rFonts w:eastAsia="宋体" w:cs="Times New Roman"/>
        </w:rPr>
        <w:t>延迟</w:t>
      </w:r>
      <w:r w:rsidRPr="007F7917">
        <w:rPr>
          <w:rFonts w:eastAsia="宋体" w:cs="Times New Roman"/>
        </w:rPr>
        <w:t>结果，分别展示在图</w:t>
      </w:r>
      <w:r w:rsidRPr="007F7917">
        <w:rPr>
          <w:rFonts w:eastAsia="宋体" w:cs="Times New Roman"/>
        </w:rPr>
        <w:t>1</w:t>
      </w:r>
      <w:r w:rsidRPr="007F7917">
        <w:rPr>
          <w:rFonts w:eastAsia="宋体" w:cs="Times New Roman"/>
        </w:rPr>
        <w:t>与图</w:t>
      </w:r>
      <w:r w:rsidRPr="007F7917">
        <w:rPr>
          <w:rFonts w:eastAsia="宋体" w:cs="Times New Roman"/>
        </w:rPr>
        <w:t>2</w:t>
      </w:r>
      <w:r w:rsidRPr="007F7917">
        <w:rPr>
          <w:rFonts w:eastAsia="宋体" w:cs="Times New Roman"/>
        </w:rPr>
        <w:t>中，其目的在于</w:t>
      </w:r>
      <w:r w:rsidR="00C95CCA" w:rsidRPr="007F7917">
        <w:rPr>
          <w:rFonts w:eastAsia="宋体" w:cs="Times New Roman"/>
        </w:rPr>
        <w:t>展</w:t>
      </w:r>
      <w:r w:rsidRPr="007F7917">
        <w:rPr>
          <w:rFonts w:eastAsia="宋体" w:cs="Times New Roman"/>
        </w:rPr>
        <w:t>现不同基线情况下</w:t>
      </w:r>
      <w:r w:rsidR="00BC2617" w:rsidRPr="007F7917">
        <w:rPr>
          <w:rFonts w:eastAsia="宋体" w:cs="Times New Roman"/>
        </w:rPr>
        <w:t>具有</w:t>
      </w:r>
      <w:r w:rsidRPr="007F7917">
        <w:rPr>
          <w:rFonts w:eastAsia="宋体" w:cs="Times New Roman"/>
        </w:rPr>
        <w:t>不同等级的</w:t>
      </w:r>
      <w:r w:rsidR="00BF3FAC" w:rsidRPr="007F7917">
        <w:rPr>
          <w:rFonts w:eastAsia="宋体" w:cs="Times New Roman"/>
        </w:rPr>
        <w:t>双差</w:t>
      </w:r>
      <w:r w:rsidRPr="007F7917">
        <w:rPr>
          <w:rFonts w:eastAsia="宋体" w:cs="Times New Roman"/>
        </w:rPr>
        <w:t>电离层与对流层</w:t>
      </w:r>
      <w:r w:rsidR="00571A3C" w:rsidRPr="007F7917">
        <w:rPr>
          <w:rFonts w:eastAsia="宋体" w:cs="Times New Roman"/>
        </w:rPr>
        <w:t>延迟</w:t>
      </w:r>
      <w:r w:rsidRPr="007F7917">
        <w:rPr>
          <w:rFonts w:eastAsia="宋体" w:cs="Times New Roman"/>
        </w:rPr>
        <w:t>。从图中可以定性看出，随基线长度增加，相应的双差电离层与对流层</w:t>
      </w:r>
      <w:r w:rsidR="00571A3C" w:rsidRPr="007F7917">
        <w:rPr>
          <w:rFonts w:eastAsia="宋体" w:cs="Times New Roman"/>
        </w:rPr>
        <w:t>延迟</w:t>
      </w:r>
      <w:r w:rsidR="00F60ACD" w:rsidRPr="007F7917">
        <w:rPr>
          <w:rFonts w:eastAsia="宋体" w:cs="Times New Roman"/>
        </w:rPr>
        <w:t>均</w:t>
      </w:r>
      <w:r w:rsidRPr="007F7917">
        <w:rPr>
          <w:rFonts w:eastAsia="宋体" w:cs="Times New Roman"/>
        </w:rPr>
        <w:t>具有增长趋势。其中，双差电离层最大</w:t>
      </w:r>
      <w:r w:rsidR="00571A3C" w:rsidRPr="007F7917">
        <w:rPr>
          <w:rFonts w:eastAsia="宋体" w:cs="Times New Roman"/>
        </w:rPr>
        <w:t>延迟</w:t>
      </w:r>
      <w:r w:rsidRPr="007F7917">
        <w:rPr>
          <w:rFonts w:eastAsia="宋体" w:cs="Times New Roman"/>
        </w:rPr>
        <w:t>达</w:t>
      </w:r>
      <w:r w:rsidRPr="007F7917">
        <w:rPr>
          <w:rFonts w:eastAsia="宋体" w:cs="Times New Roman"/>
        </w:rPr>
        <w:t>73.2cm</w:t>
      </w:r>
      <w:r w:rsidRPr="007F7917">
        <w:rPr>
          <w:rFonts w:eastAsia="宋体" w:cs="Times New Roman"/>
        </w:rPr>
        <w:t>，双差对流层最大</w:t>
      </w:r>
      <w:r w:rsidR="00A622B9">
        <w:rPr>
          <w:rFonts w:eastAsia="宋体" w:cs="Times New Roman" w:hint="eastAsia"/>
        </w:rPr>
        <w:t>延迟达</w:t>
      </w:r>
      <w:r w:rsidRPr="007F7917">
        <w:rPr>
          <w:rFonts w:eastAsia="宋体" w:cs="Times New Roman"/>
        </w:rPr>
        <w:t>14.3cm</w:t>
      </w:r>
      <w:r w:rsidR="007918BF" w:rsidRPr="007F7917">
        <w:rPr>
          <w:rFonts w:eastAsia="宋体" w:cs="Times New Roman"/>
        </w:rPr>
        <w:t>。如此大的</w:t>
      </w:r>
      <w:r w:rsidR="00571A3C" w:rsidRPr="007F7917">
        <w:rPr>
          <w:rFonts w:eastAsia="宋体" w:cs="Times New Roman"/>
        </w:rPr>
        <w:t>延迟</w:t>
      </w:r>
      <w:r w:rsidR="007918BF" w:rsidRPr="007F7917">
        <w:rPr>
          <w:rFonts w:eastAsia="宋体" w:cs="Times New Roman"/>
        </w:rPr>
        <w:t>分量如果不能对其进行合理补偿，</w:t>
      </w:r>
      <w:r w:rsidRPr="007F7917">
        <w:rPr>
          <w:rFonts w:eastAsia="宋体" w:cs="Times New Roman"/>
        </w:rPr>
        <w:t>将会严重影响</w:t>
      </w:r>
      <w:r w:rsidR="00635198" w:rsidRPr="007F7917">
        <w:rPr>
          <w:rFonts w:eastAsia="宋体" w:cs="Times New Roman"/>
        </w:rPr>
        <w:t>模糊度解算</w:t>
      </w:r>
      <w:r w:rsidR="00647F78" w:rsidRPr="007F7917">
        <w:rPr>
          <w:rFonts w:eastAsia="宋体" w:cs="Times New Roman"/>
        </w:rPr>
        <w:t>的正确性</w:t>
      </w:r>
      <w:r w:rsidRPr="007F7917">
        <w:rPr>
          <w:rFonts w:eastAsia="宋体" w:cs="Times New Roman"/>
        </w:rPr>
        <w:t>。</w:t>
      </w:r>
    </w:p>
    <w:p w:rsidR="0052103B" w:rsidRPr="0052103B" w:rsidRDefault="00556879" w:rsidP="001861C6">
      <w:pPr>
        <w:spacing w:line="240" w:lineRule="auto"/>
        <w:ind w:firstLine="0"/>
        <w:jc w:val="both"/>
        <w:rPr>
          <w:rFonts w:eastAsia="宋体" w:cs="Times New Roman"/>
        </w:rPr>
      </w:pPr>
      <w:r>
        <w:rPr>
          <w:noProof/>
        </w:rPr>
        <w:drawing>
          <wp:inline distT="0" distB="0" distL="0" distR="0">
            <wp:extent cx="5274310" cy="1307478"/>
            <wp:effectExtent l="0" t="0" r="2540" b="6985"/>
            <wp:docPr id="155" name="图片 155" descr="C:\Users\jiach\AppData\Local\Microsoft\Windows\INetCache\Content.Word\errPlo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jiach\AppData\Local\Microsoft\Windows\INetCache\Content.Word\errPlot.tif"/>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1307478"/>
                    </a:xfrm>
                    <a:prstGeom prst="rect">
                      <a:avLst/>
                    </a:prstGeom>
                    <a:noFill/>
                    <a:ln>
                      <a:noFill/>
                    </a:ln>
                  </pic:spPr>
                </pic:pic>
              </a:graphicData>
            </a:graphic>
          </wp:inline>
        </w:drawing>
      </w:r>
    </w:p>
    <w:p w:rsidR="00AE2096" w:rsidRPr="007F7917" w:rsidRDefault="00AE2096" w:rsidP="001861C6">
      <w:pPr>
        <w:spacing w:line="240" w:lineRule="auto"/>
        <w:ind w:firstLine="0"/>
        <w:jc w:val="center"/>
        <w:rPr>
          <w:rFonts w:eastAsia="宋体" w:cs="Times New Roman"/>
        </w:rPr>
      </w:pPr>
      <w:r w:rsidRPr="007F7917">
        <w:rPr>
          <w:rFonts w:eastAsia="宋体" w:cs="Times New Roman"/>
          <w:noProof/>
        </w:rPr>
        <w:t>图</w:t>
      </w:r>
      <w:r w:rsidRPr="007F7917">
        <w:rPr>
          <w:rFonts w:eastAsia="宋体" w:cs="Times New Roman"/>
          <w:noProof/>
        </w:rPr>
        <w:t>1</w:t>
      </w:r>
      <w:r w:rsidR="00300B31">
        <w:rPr>
          <w:rFonts w:eastAsia="宋体" w:cs="Times New Roman"/>
          <w:noProof/>
        </w:rPr>
        <w:t>各</w:t>
      </w:r>
      <w:r w:rsidRPr="007F7917">
        <w:rPr>
          <w:rFonts w:eastAsia="宋体" w:cs="Times New Roman"/>
          <w:noProof/>
        </w:rPr>
        <w:t>基线提取的双差电离层</w:t>
      </w:r>
      <w:r w:rsidR="00571A3C" w:rsidRPr="007F7917">
        <w:rPr>
          <w:rFonts w:eastAsia="宋体" w:cs="Times New Roman"/>
          <w:noProof/>
        </w:rPr>
        <w:t>延迟</w:t>
      </w:r>
      <w:r w:rsidR="00300B31">
        <w:rPr>
          <w:rFonts w:eastAsia="宋体" w:cs="Times New Roman"/>
          <w:noProof/>
        </w:rPr>
        <w:t>。</w:t>
      </w:r>
      <w:r w:rsidRPr="007F7917">
        <w:rPr>
          <w:rFonts w:eastAsia="宋体" w:cs="Times New Roman"/>
          <w:noProof/>
        </w:rPr>
        <w:t>从左到右分别为：</w:t>
      </w:r>
      <w:r w:rsidRPr="007F7917">
        <w:rPr>
          <w:rFonts w:eastAsia="宋体" w:cs="Times New Roman"/>
        </w:rPr>
        <w:t>22.4km</w:t>
      </w:r>
      <w:r w:rsidRPr="007F7917">
        <w:rPr>
          <w:rFonts w:eastAsia="宋体" w:cs="Times New Roman"/>
        </w:rPr>
        <w:t>、</w:t>
      </w:r>
      <w:r w:rsidRPr="007F7917">
        <w:rPr>
          <w:rFonts w:eastAsia="宋体" w:cs="Times New Roman"/>
        </w:rPr>
        <w:t>42.5km</w:t>
      </w:r>
      <w:r w:rsidR="00300B31">
        <w:rPr>
          <w:rFonts w:eastAsia="宋体" w:cs="Times New Roman" w:hint="eastAsia"/>
        </w:rPr>
        <w:t>与</w:t>
      </w:r>
      <w:r w:rsidRPr="007F7917">
        <w:rPr>
          <w:rFonts w:eastAsia="宋体" w:cs="Times New Roman"/>
        </w:rPr>
        <w:t>68.8km</w:t>
      </w:r>
      <w:r w:rsidRPr="007F7917">
        <w:rPr>
          <w:rFonts w:eastAsia="宋体" w:cs="Times New Roman"/>
        </w:rPr>
        <w:t>。</w:t>
      </w:r>
    </w:p>
    <w:p w:rsidR="00A11654" w:rsidRDefault="00A11654" w:rsidP="001861C6">
      <w:pPr>
        <w:spacing w:line="240" w:lineRule="auto"/>
        <w:ind w:firstLine="0"/>
        <w:jc w:val="center"/>
        <w:rPr>
          <w:rFonts w:eastAsia="宋体" w:cs="Times New Roman"/>
        </w:rPr>
      </w:pPr>
      <w:r w:rsidRPr="007F7917">
        <w:rPr>
          <w:rFonts w:eastAsia="宋体" w:cs="Times New Roman"/>
        </w:rPr>
        <w:t xml:space="preserve">Fig.1 Double-differenced ionospheric delays for </w:t>
      </w:r>
      <w:r w:rsidR="0035159C" w:rsidRPr="007F7917">
        <w:rPr>
          <w:rFonts w:eastAsia="宋体" w:cs="Times New Roman"/>
        </w:rPr>
        <w:t xml:space="preserve">differential baselines. </w:t>
      </w:r>
      <w:r w:rsidR="00034538" w:rsidRPr="007F7917">
        <w:rPr>
          <w:rFonts w:eastAsia="宋体" w:cs="Times New Roman"/>
        </w:rPr>
        <w:t>The panels f</w:t>
      </w:r>
      <w:r w:rsidR="0035159C" w:rsidRPr="007F7917">
        <w:rPr>
          <w:rFonts w:eastAsia="宋体" w:cs="Times New Roman"/>
        </w:rPr>
        <w:t xml:space="preserve">rom </w:t>
      </w:r>
      <w:r w:rsidR="0035159C" w:rsidRPr="007F7917">
        <w:rPr>
          <w:rFonts w:eastAsia="宋体" w:cs="Times New Roman"/>
          <w:i/>
        </w:rPr>
        <w:t>left</w:t>
      </w:r>
      <w:r w:rsidR="0035159C" w:rsidRPr="007F7917">
        <w:rPr>
          <w:rFonts w:eastAsia="宋体" w:cs="Times New Roman"/>
        </w:rPr>
        <w:t xml:space="preserve"> to </w:t>
      </w:r>
      <w:r w:rsidR="0035159C" w:rsidRPr="007F7917">
        <w:rPr>
          <w:rFonts w:eastAsia="宋体" w:cs="Times New Roman"/>
          <w:i/>
        </w:rPr>
        <w:t>right</w:t>
      </w:r>
      <w:r w:rsidR="00034538" w:rsidRPr="007F7917">
        <w:rPr>
          <w:rFonts w:eastAsia="宋体" w:cs="Times New Roman"/>
        </w:rPr>
        <w:t xml:space="preserve"> represent the baselines of 22.4km, 42.5km and 68.8km</w:t>
      </w:r>
    </w:p>
    <w:p w:rsidR="00AE2096" w:rsidRPr="00044DBA" w:rsidRDefault="00556879" w:rsidP="001861C6">
      <w:pPr>
        <w:spacing w:line="240" w:lineRule="auto"/>
        <w:ind w:firstLine="0"/>
        <w:jc w:val="center"/>
        <w:rPr>
          <w:rFonts w:eastAsia="宋体" w:cs="Times New Roman"/>
          <w:noProof/>
        </w:rPr>
      </w:pPr>
      <w:r>
        <w:rPr>
          <w:noProof/>
        </w:rPr>
        <w:lastRenderedPageBreak/>
        <w:drawing>
          <wp:inline distT="0" distB="0" distL="0" distR="0">
            <wp:extent cx="5274310" cy="1307478"/>
            <wp:effectExtent l="0" t="0" r="2540" b="6985"/>
            <wp:docPr id="156" name="图片 156" descr="C:\Users\jiach\AppData\Local\Microsoft\Windows\INetCache\Content.Word\trop_er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Users\jiach\AppData\Local\Microsoft\Windows\INetCache\Content.Word\trop_err.tif"/>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1307478"/>
                    </a:xfrm>
                    <a:prstGeom prst="rect">
                      <a:avLst/>
                    </a:prstGeom>
                    <a:noFill/>
                    <a:ln>
                      <a:noFill/>
                    </a:ln>
                  </pic:spPr>
                </pic:pic>
              </a:graphicData>
            </a:graphic>
          </wp:inline>
        </w:drawing>
      </w:r>
    </w:p>
    <w:p w:rsidR="00300B31" w:rsidRPr="007F7917" w:rsidRDefault="00300B31" w:rsidP="00300B31">
      <w:pPr>
        <w:spacing w:line="240" w:lineRule="auto"/>
        <w:ind w:firstLine="0"/>
        <w:jc w:val="center"/>
        <w:rPr>
          <w:rFonts w:eastAsia="宋体" w:cs="Times New Roman"/>
        </w:rPr>
      </w:pPr>
      <w:r w:rsidRPr="007F7917">
        <w:rPr>
          <w:rFonts w:eastAsia="宋体" w:cs="Times New Roman"/>
          <w:noProof/>
        </w:rPr>
        <w:t>图</w:t>
      </w:r>
      <w:r>
        <w:rPr>
          <w:rFonts w:eastAsia="宋体" w:cs="Times New Roman"/>
          <w:noProof/>
        </w:rPr>
        <w:t>2</w:t>
      </w:r>
      <w:r>
        <w:rPr>
          <w:rFonts w:eastAsia="宋体" w:cs="Times New Roman"/>
          <w:noProof/>
        </w:rPr>
        <w:t>各</w:t>
      </w:r>
      <w:r w:rsidRPr="007F7917">
        <w:rPr>
          <w:rFonts w:eastAsia="宋体" w:cs="Times New Roman"/>
          <w:noProof/>
        </w:rPr>
        <w:t>基线提取的双差</w:t>
      </w:r>
      <w:r>
        <w:rPr>
          <w:rFonts w:eastAsia="宋体" w:cs="Times New Roman" w:hint="eastAsia"/>
          <w:noProof/>
        </w:rPr>
        <w:t>对流层</w:t>
      </w:r>
      <w:r w:rsidRPr="007F7917">
        <w:rPr>
          <w:rFonts w:eastAsia="宋体" w:cs="Times New Roman"/>
          <w:noProof/>
        </w:rPr>
        <w:t>延迟</w:t>
      </w:r>
      <w:r>
        <w:rPr>
          <w:rFonts w:eastAsia="宋体" w:cs="Times New Roman"/>
          <w:noProof/>
        </w:rPr>
        <w:t>。</w:t>
      </w:r>
      <w:r w:rsidRPr="007F7917">
        <w:rPr>
          <w:rFonts w:eastAsia="宋体" w:cs="Times New Roman"/>
          <w:noProof/>
        </w:rPr>
        <w:t>从左到右分别为：</w:t>
      </w:r>
      <w:r w:rsidRPr="007F7917">
        <w:rPr>
          <w:rFonts w:eastAsia="宋体" w:cs="Times New Roman"/>
        </w:rPr>
        <w:t>22.4km</w:t>
      </w:r>
      <w:r w:rsidRPr="007F7917">
        <w:rPr>
          <w:rFonts w:eastAsia="宋体" w:cs="Times New Roman"/>
        </w:rPr>
        <w:t>、</w:t>
      </w:r>
      <w:r w:rsidRPr="007F7917">
        <w:rPr>
          <w:rFonts w:eastAsia="宋体" w:cs="Times New Roman"/>
        </w:rPr>
        <w:t>42.5km</w:t>
      </w:r>
      <w:r>
        <w:rPr>
          <w:rFonts w:eastAsia="宋体" w:cs="Times New Roman" w:hint="eastAsia"/>
        </w:rPr>
        <w:t>与</w:t>
      </w:r>
      <w:r w:rsidRPr="007F7917">
        <w:rPr>
          <w:rFonts w:eastAsia="宋体" w:cs="Times New Roman"/>
        </w:rPr>
        <w:t>68.8km</w:t>
      </w:r>
      <w:r w:rsidRPr="007F7917">
        <w:rPr>
          <w:rFonts w:eastAsia="宋体" w:cs="Times New Roman"/>
        </w:rPr>
        <w:t>。</w:t>
      </w:r>
    </w:p>
    <w:p w:rsidR="008A55D3" w:rsidRDefault="008A55D3" w:rsidP="001861C6">
      <w:pPr>
        <w:spacing w:line="240" w:lineRule="auto"/>
        <w:ind w:firstLine="0"/>
        <w:jc w:val="center"/>
        <w:rPr>
          <w:rFonts w:eastAsia="宋体" w:cs="Times New Roman"/>
        </w:rPr>
      </w:pPr>
      <w:r w:rsidRPr="007F7917">
        <w:rPr>
          <w:rFonts w:eastAsia="宋体" w:cs="Times New Roman"/>
        </w:rPr>
        <w:t>Fig.</w:t>
      </w:r>
      <w:r w:rsidR="00FF5C7C" w:rsidRPr="007F7917">
        <w:rPr>
          <w:rFonts w:eastAsia="宋体" w:cs="Times New Roman"/>
        </w:rPr>
        <w:t>2</w:t>
      </w:r>
      <w:r w:rsidRPr="007F7917">
        <w:rPr>
          <w:rFonts w:eastAsia="宋体" w:cs="Times New Roman"/>
        </w:rPr>
        <w:t xml:space="preserve"> Double-differenced tropospheric delays for differential baselines. The panels from </w:t>
      </w:r>
      <w:r w:rsidRPr="007F7917">
        <w:rPr>
          <w:rFonts w:eastAsia="宋体" w:cs="Times New Roman"/>
          <w:i/>
        </w:rPr>
        <w:t>left</w:t>
      </w:r>
      <w:r w:rsidRPr="007F7917">
        <w:rPr>
          <w:rFonts w:eastAsia="宋体" w:cs="Times New Roman"/>
        </w:rPr>
        <w:t xml:space="preserve"> to </w:t>
      </w:r>
      <w:r w:rsidRPr="007F7917">
        <w:rPr>
          <w:rFonts w:eastAsia="宋体" w:cs="Times New Roman"/>
          <w:i/>
        </w:rPr>
        <w:t>right</w:t>
      </w:r>
      <w:r w:rsidRPr="007F7917">
        <w:rPr>
          <w:rFonts w:eastAsia="宋体" w:cs="Times New Roman"/>
        </w:rPr>
        <w:t xml:space="preserve"> represent the baselines of 22.4km, 42.5km and 68.8km</w:t>
      </w:r>
    </w:p>
    <w:p w:rsidR="00D86B68" w:rsidRDefault="00D86B68" w:rsidP="001861C6">
      <w:pPr>
        <w:spacing w:line="240" w:lineRule="auto"/>
        <w:ind w:firstLine="0"/>
        <w:jc w:val="center"/>
        <w:rPr>
          <w:rFonts w:eastAsia="宋体" w:cs="Times New Roman"/>
        </w:rPr>
      </w:pPr>
    </w:p>
    <w:p w:rsidR="00AE2096" w:rsidRPr="007F7917" w:rsidRDefault="00AE2096" w:rsidP="001861C6">
      <w:pPr>
        <w:spacing w:line="240" w:lineRule="auto"/>
        <w:ind w:firstLine="0"/>
        <w:rPr>
          <w:rFonts w:eastAsia="黑体" w:cs="Times New Roman"/>
          <w:b/>
        </w:rPr>
      </w:pPr>
      <w:r w:rsidRPr="007F7917">
        <w:rPr>
          <w:rFonts w:eastAsia="黑体" w:cs="Times New Roman"/>
          <w:b/>
        </w:rPr>
        <w:t xml:space="preserve">3.1 </w:t>
      </w:r>
      <w:r w:rsidR="00A11B4C">
        <w:rPr>
          <w:rFonts w:eastAsia="黑体" w:cs="Times New Roman"/>
          <w:b/>
        </w:rPr>
        <w:t>超宽巷</w:t>
      </w:r>
      <w:r w:rsidRPr="007F7917">
        <w:rPr>
          <w:rFonts w:eastAsia="黑体" w:cs="Times New Roman"/>
          <w:b/>
        </w:rPr>
        <w:t>/</w:t>
      </w:r>
      <w:r w:rsidR="00A11B4C">
        <w:rPr>
          <w:rFonts w:eastAsia="黑体" w:cs="Times New Roman"/>
          <w:b/>
        </w:rPr>
        <w:t>宽巷</w:t>
      </w:r>
      <w:r w:rsidRPr="007F7917">
        <w:rPr>
          <w:rFonts w:eastAsia="黑体" w:cs="Times New Roman"/>
          <w:b/>
        </w:rPr>
        <w:t>模糊度解算</w:t>
      </w:r>
      <w:r w:rsidR="009C5242" w:rsidRPr="007F7917">
        <w:rPr>
          <w:rFonts w:eastAsia="黑体" w:cs="Times New Roman"/>
          <w:b/>
        </w:rPr>
        <w:t>模型</w:t>
      </w:r>
    </w:p>
    <w:p w:rsidR="00AE2096" w:rsidRPr="007F7917" w:rsidRDefault="00281726" w:rsidP="001861C6">
      <w:pPr>
        <w:spacing w:line="240" w:lineRule="auto"/>
        <w:jc w:val="both"/>
        <w:rPr>
          <w:rFonts w:eastAsia="宋体" w:cs="Times New Roman"/>
        </w:rPr>
      </w:pPr>
      <w:r w:rsidRPr="007F7917">
        <w:rPr>
          <w:rFonts w:eastAsia="宋体" w:cs="Times New Roman"/>
        </w:rPr>
        <w:t>对于本文所提的</w:t>
      </w:r>
      <w:r w:rsidRPr="007F7917">
        <w:rPr>
          <w:rFonts w:eastAsia="宋体" w:cs="Times New Roman"/>
        </w:rPr>
        <w:t>MCAR</w:t>
      </w:r>
      <w:r w:rsidRPr="007F7917">
        <w:rPr>
          <w:rFonts w:eastAsia="宋体" w:cs="Times New Roman"/>
        </w:rPr>
        <w:t>方法而言，可靠解算</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模糊度是执行</w:t>
      </w:r>
      <w:r w:rsidR="00A11B4C">
        <w:rPr>
          <w:rFonts w:eastAsia="宋体" w:cs="Times New Roman"/>
        </w:rPr>
        <w:t>窄巷</w:t>
      </w:r>
      <w:r w:rsidR="00DB60FA" w:rsidRPr="007F7917">
        <w:rPr>
          <w:rFonts w:eastAsia="宋体" w:cs="Times New Roman"/>
        </w:rPr>
        <w:t>模糊度解算的重</w:t>
      </w:r>
      <w:r w:rsidR="00775539">
        <w:rPr>
          <w:rFonts w:eastAsia="宋体" w:cs="Times New Roman" w:hint="eastAsia"/>
        </w:rPr>
        <w:t>要</w:t>
      </w:r>
      <w:r w:rsidR="00DB60FA" w:rsidRPr="007F7917">
        <w:rPr>
          <w:rFonts w:eastAsia="宋体" w:cs="Times New Roman"/>
        </w:rPr>
        <w:t>保障</w:t>
      </w:r>
      <w:r w:rsidRPr="007F7917">
        <w:rPr>
          <w:rFonts w:eastAsia="宋体" w:cs="Times New Roman"/>
        </w:rPr>
        <w:t>。因此，</w:t>
      </w:r>
      <w:r w:rsidR="00283F72" w:rsidRPr="007F7917">
        <w:rPr>
          <w:rFonts w:eastAsia="宋体" w:cs="Times New Roman"/>
        </w:rPr>
        <w:t>构建</w:t>
      </w:r>
      <w:r w:rsidRPr="007F7917">
        <w:rPr>
          <w:rFonts w:eastAsia="宋体" w:cs="Times New Roman"/>
        </w:rPr>
        <w:t>基于北斗三频信号的</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组合是十分必要的。</w:t>
      </w:r>
      <w:r w:rsidR="00AE2096" w:rsidRPr="007F7917">
        <w:rPr>
          <w:rFonts w:eastAsia="宋体" w:cs="Times New Roman"/>
        </w:rPr>
        <w:t>表</w:t>
      </w:r>
      <w:r w:rsidR="00AE2096" w:rsidRPr="007F7917">
        <w:rPr>
          <w:rFonts w:eastAsia="宋体" w:cs="Times New Roman"/>
        </w:rPr>
        <w:t>2</w:t>
      </w:r>
      <w:r w:rsidR="00AE2096" w:rsidRPr="007F7917">
        <w:rPr>
          <w:rFonts w:eastAsia="宋体" w:cs="Times New Roman"/>
        </w:rPr>
        <w:t>列出了众多</w:t>
      </w:r>
      <w:r w:rsidR="00DD443F">
        <w:rPr>
          <w:rFonts w:eastAsia="宋体" w:cs="Times New Roman" w:hint="eastAsia"/>
        </w:rPr>
        <w:t>学</w:t>
      </w:r>
      <w:r w:rsidR="00AE2096" w:rsidRPr="007F7917">
        <w:rPr>
          <w:rFonts w:eastAsia="宋体" w:cs="Times New Roman"/>
        </w:rPr>
        <w:t>者推荐的</w:t>
      </w:r>
      <w:r w:rsidR="003562C8" w:rsidRPr="007F7917">
        <w:rPr>
          <w:rFonts w:eastAsia="宋体" w:cs="Times New Roman"/>
        </w:rPr>
        <w:t>适用于</w:t>
      </w:r>
      <w:r w:rsidR="00AE2096" w:rsidRPr="007F7917">
        <w:rPr>
          <w:rFonts w:eastAsia="宋体" w:cs="Times New Roman"/>
        </w:rPr>
        <w:t>北斗三频</w:t>
      </w:r>
      <w:r w:rsidR="00EF3045" w:rsidRPr="007F7917">
        <w:rPr>
          <w:rFonts w:eastAsia="宋体" w:cs="Times New Roman"/>
        </w:rPr>
        <w:t>信号</w:t>
      </w:r>
      <w:r w:rsidR="003562C8" w:rsidRPr="007F7917">
        <w:rPr>
          <w:rFonts w:eastAsia="宋体" w:cs="Times New Roman"/>
        </w:rPr>
        <w:t>的基于</w:t>
      </w:r>
      <w:r w:rsidR="003562C8" w:rsidRPr="007F7917">
        <w:rPr>
          <w:rFonts w:eastAsia="宋体" w:cs="Times New Roman"/>
        </w:rPr>
        <w:t>GF</w:t>
      </w:r>
      <w:r w:rsidR="003562C8" w:rsidRPr="007F7917">
        <w:rPr>
          <w:rFonts w:eastAsia="宋体" w:cs="Times New Roman"/>
        </w:rPr>
        <w:t>模型的</w:t>
      </w:r>
      <w:r w:rsidR="00A11B4C">
        <w:rPr>
          <w:rFonts w:eastAsia="宋体" w:cs="Times New Roman"/>
        </w:rPr>
        <w:t>超宽巷</w:t>
      </w:r>
      <w:r w:rsidR="00AE2096" w:rsidRPr="007F7917">
        <w:rPr>
          <w:rFonts w:eastAsia="宋体" w:cs="Times New Roman"/>
        </w:rPr>
        <w:t>/</w:t>
      </w:r>
      <w:r w:rsidR="00A11B4C">
        <w:rPr>
          <w:rFonts w:eastAsia="宋体" w:cs="Times New Roman"/>
        </w:rPr>
        <w:t>宽巷</w:t>
      </w:r>
      <w:r w:rsidR="00AE2096" w:rsidRPr="007F7917">
        <w:rPr>
          <w:rFonts w:eastAsia="宋体" w:cs="Times New Roman"/>
        </w:rPr>
        <w:t>组合策略</w:t>
      </w:r>
      <w:r w:rsidR="001909C3" w:rsidRPr="007F7917">
        <w:rPr>
          <w:rFonts w:eastAsia="宋体" w:cs="Times New Roman"/>
        </w:rPr>
        <w:t>，能够在获得满意模糊度解算</w:t>
      </w:r>
      <w:r w:rsidR="00F0100B" w:rsidRPr="007F7917">
        <w:rPr>
          <w:rFonts w:eastAsia="宋体" w:cs="Times New Roman"/>
        </w:rPr>
        <w:t>可靠性</w:t>
      </w:r>
      <w:r w:rsidR="001909C3" w:rsidRPr="007F7917">
        <w:rPr>
          <w:rFonts w:eastAsia="宋体" w:cs="Times New Roman"/>
        </w:rPr>
        <w:t>的同时，具有较好的解算效率</w:t>
      </w:r>
      <w:r w:rsidR="00AE2096" w:rsidRPr="007F7917">
        <w:rPr>
          <w:rFonts w:eastAsia="宋体" w:cs="Times New Roman"/>
        </w:rPr>
        <w:t>。在表</w:t>
      </w:r>
      <w:r w:rsidR="00AE2096" w:rsidRPr="007F7917">
        <w:rPr>
          <w:rFonts w:eastAsia="宋体" w:cs="Times New Roman"/>
        </w:rPr>
        <w:t>1</w:t>
      </w:r>
      <w:r w:rsidR="00AE2096" w:rsidRPr="007F7917">
        <w:rPr>
          <w:rFonts w:eastAsia="宋体" w:cs="Times New Roman"/>
        </w:rPr>
        <w:t>中，</w:t>
      </w:r>
      <w:r w:rsidR="00AE2096" w:rsidRPr="007F7917">
        <w:rPr>
          <w:rFonts w:eastAsia="宋体" w:cs="Times New Roman"/>
        </w:rPr>
        <w:t>(</w:t>
      </w:r>
      <w:r w:rsidR="00AE2096" w:rsidRPr="007F7917">
        <w:rPr>
          <w:rFonts w:eastAsia="宋体" w:cs="Times New Roman"/>
          <w:i/>
        </w:rPr>
        <w:t>i, j, k</w:t>
      </w:r>
      <w:r w:rsidR="00AE2096" w:rsidRPr="007F7917">
        <w:rPr>
          <w:rFonts w:eastAsia="宋体" w:cs="Times New Roman"/>
        </w:rPr>
        <w:t>)</w:t>
      </w:r>
      <w:r w:rsidR="00AE2096" w:rsidRPr="007F7917">
        <w:rPr>
          <w:rFonts w:eastAsia="宋体" w:cs="Times New Roman"/>
        </w:rPr>
        <w:t>与</w:t>
      </w:r>
      <w:r w:rsidR="00AE2096" w:rsidRPr="007F7917">
        <w:rPr>
          <w:rFonts w:eastAsia="宋体" w:cs="Times New Roman"/>
        </w:rPr>
        <w:t>(</w:t>
      </w:r>
      <w:r w:rsidR="00AE2096" w:rsidRPr="007F7917">
        <w:rPr>
          <w:rFonts w:eastAsia="宋体" w:cs="Times New Roman"/>
          <w:i/>
        </w:rPr>
        <w:t>l, m, n</w:t>
      </w:r>
      <w:r w:rsidR="00AE2096" w:rsidRPr="007F7917">
        <w:rPr>
          <w:rFonts w:eastAsia="宋体" w:cs="Times New Roman"/>
        </w:rPr>
        <w:t>)</w:t>
      </w:r>
      <w:r w:rsidR="00AE2096" w:rsidRPr="007F7917">
        <w:rPr>
          <w:rFonts w:eastAsia="宋体" w:cs="Times New Roman"/>
        </w:rPr>
        <w:t>表示三频组合系数；组合波长</w:t>
      </w:r>
      <w:r w:rsidR="00AE2096" w:rsidRPr="007F7917">
        <w:rPr>
          <w:rFonts w:eastAsia="宋体" w:cs="Times New Roman"/>
          <w:i/>
        </w:rPr>
        <w:sym w:font="Symbol" w:char="F06C"/>
      </w:r>
      <w:r w:rsidR="00AE2096" w:rsidRPr="007F7917">
        <w:rPr>
          <w:rFonts w:eastAsia="宋体" w:cs="Times New Roman"/>
          <w:vertAlign w:val="subscript"/>
        </w:rPr>
        <w:t>(</w:t>
      </w:r>
      <w:r w:rsidR="00AE2096" w:rsidRPr="007F7917">
        <w:rPr>
          <w:rFonts w:eastAsia="宋体" w:cs="Times New Roman"/>
          <w:i/>
          <w:vertAlign w:val="subscript"/>
        </w:rPr>
        <w:t>i, j, k</w:t>
      </w:r>
      <w:r w:rsidR="00AE2096" w:rsidRPr="007F7917">
        <w:rPr>
          <w:rFonts w:eastAsia="宋体" w:cs="Times New Roman"/>
          <w:vertAlign w:val="subscript"/>
        </w:rPr>
        <w:t>)</w:t>
      </w:r>
      <w:r w:rsidR="00AE2096" w:rsidRPr="007F7917">
        <w:rPr>
          <w:rFonts w:eastAsia="宋体" w:cs="Times New Roman"/>
        </w:rPr>
        <w:t>=</w:t>
      </w:r>
      <w:r w:rsidR="00AE2096" w:rsidRPr="007F7917">
        <w:rPr>
          <w:rFonts w:eastAsia="宋体" w:cs="Times New Roman"/>
          <w:i/>
        </w:rPr>
        <w:t>c</w:t>
      </w:r>
      <w:r w:rsidR="00AE2096" w:rsidRPr="007F7917">
        <w:rPr>
          <w:rFonts w:eastAsia="宋体" w:cs="Times New Roman"/>
        </w:rPr>
        <w:t>/(</w:t>
      </w:r>
      <w:r w:rsidR="00AE2096" w:rsidRPr="007F7917">
        <w:rPr>
          <w:rFonts w:eastAsia="宋体" w:cs="Times New Roman"/>
          <w:i/>
        </w:rPr>
        <w:t xml:space="preserve"> i</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i/>
        </w:rPr>
        <w:t>j</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2</w:t>
      </w:r>
      <w:r w:rsidR="00AE2096" w:rsidRPr="007F7917">
        <w:rPr>
          <w:rFonts w:eastAsia="宋体" w:cs="Times New Roman"/>
          <w:i/>
        </w:rPr>
        <w:t xml:space="preserve"> </w:t>
      </w:r>
      <w:r w:rsidR="00AE2096" w:rsidRPr="007F7917">
        <w:rPr>
          <w:rFonts w:eastAsia="宋体" w:cs="Times New Roman"/>
        </w:rPr>
        <w:t>+</w:t>
      </w:r>
      <w:r w:rsidR="00AE2096" w:rsidRPr="007F7917">
        <w:rPr>
          <w:rFonts w:eastAsia="宋体" w:cs="Times New Roman"/>
          <w:i/>
        </w:rPr>
        <w:t>k</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3</w:t>
      </w:r>
      <w:r w:rsidR="00AE2096" w:rsidRPr="007F7917">
        <w:rPr>
          <w:rFonts w:eastAsia="宋体" w:cs="Times New Roman"/>
        </w:rPr>
        <w:t>)</w:t>
      </w:r>
      <w:r w:rsidR="00AE2096" w:rsidRPr="007F7917">
        <w:rPr>
          <w:rFonts w:eastAsia="宋体" w:cs="Times New Roman"/>
        </w:rPr>
        <w:t>；一阶电离层组合系数</w:t>
      </w:r>
      <w:r w:rsidR="00AE2096" w:rsidRPr="007F7917">
        <w:rPr>
          <w:rFonts w:eastAsia="宋体" w:cs="Times New Roman"/>
          <w:i/>
        </w:rPr>
        <w:sym w:font="Symbol" w:char="F062"/>
      </w:r>
      <w:r w:rsidR="00AE2096" w:rsidRPr="007F7917">
        <w:rPr>
          <w:rFonts w:eastAsia="宋体" w:cs="Times New Roman"/>
          <w:vertAlign w:val="subscript"/>
        </w:rPr>
        <w:t>(</w:t>
      </w:r>
      <w:r w:rsidR="00AE2096" w:rsidRPr="007F7917">
        <w:rPr>
          <w:rFonts w:eastAsia="宋体" w:cs="Times New Roman"/>
          <w:i/>
          <w:vertAlign w:val="subscript"/>
        </w:rPr>
        <w:t>i, j, k</w:t>
      </w:r>
      <w:r w:rsidR="00AE2096" w:rsidRPr="007F7917">
        <w:rPr>
          <w:rFonts w:eastAsia="宋体" w:cs="Times New Roman"/>
          <w:vertAlign w:val="subscript"/>
        </w:rPr>
        <w:t>)</w:t>
      </w:r>
      <w:r w:rsidR="00AE2096" w:rsidRPr="007F7917">
        <w:rPr>
          <w:rFonts w:eastAsia="宋体" w:cs="Times New Roman"/>
        </w:rPr>
        <w:t>=</w:t>
      </w:r>
      <w:r w:rsidR="00AE2096" w:rsidRPr="007F7917">
        <w:rPr>
          <w:rFonts w:eastAsia="宋体" w:cs="Times New Roman"/>
          <w:i/>
        </w:rPr>
        <w:t xml:space="preserve"> f</w:t>
      </w:r>
      <w:r w:rsidR="00AE2096" w:rsidRPr="007F7917">
        <w:rPr>
          <w:rFonts w:eastAsia="宋体" w:cs="Times New Roman"/>
          <w:vertAlign w:val="subscript"/>
        </w:rPr>
        <w:t>1</w:t>
      </w:r>
      <w:r w:rsidR="00AE2096" w:rsidRPr="007F7917">
        <w:rPr>
          <w:rFonts w:eastAsia="宋体" w:cs="Times New Roman"/>
          <w:vertAlign w:val="superscript"/>
        </w:rPr>
        <w:t>2</w:t>
      </w:r>
      <w:r w:rsidR="00AE2096" w:rsidRPr="007F7917">
        <w:rPr>
          <w:rFonts w:eastAsia="宋体" w:cs="Times New Roman"/>
        </w:rPr>
        <w:sym w:font="Symbol" w:char="F0D7"/>
      </w:r>
      <w:r w:rsidR="00AE2096" w:rsidRPr="007F7917">
        <w:rPr>
          <w:rFonts w:eastAsia="宋体" w:cs="Times New Roman"/>
        </w:rPr>
        <w:t xml:space="preserve"> (</w:t>
      </w:r>
      <w:r w:rsidR="00AE2096" w:rsidRPr="007F7917">
        <w:rPr>
          <w:rFonts w:eastAsia="宋体" w:cs="Times New Roman"/>
          <w:i/>
        </w:rPr>
        <w:t xml:space="preserve"> i</w:t>
      </w:r>
      <w:r w:rsidR="00AE2096" w:rsidRPr="007F7917">
        <w:rPr>
          <w:rFonts w:eastAsia="宋体" w:cs="Times New Roman"/>
        </w:rPr>
        <w:t>/</w:t>
      </w:r>
      <w:r w:rsidR="00AE2096" w:rsidRPr="007F7917">
        <w:rPr>
          <w:rFonts w:eastAsia="宋体" w:cs="Times New Roman"/>
          <w:i/>
        </w:rPr>
        <w:t>f</w:t>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i/>
        </w:rPr>
        <w:t>j</w:t>
      </w:r>
      <w:r w:rsidR="00AE2096" w:rsidRPr="007F7917">
        <w:rPr>
          <w:rFonts w:eastAsia="宋体" w:cs="Times New Roman"/>
        </w:rPr>
        <w:t>/</w:t>
      </w:r>
      <w:r w:rsidR="00AE2096" w:rsidRPr="007F7917">
        <w:rPr>
          <w:rFonts w:eastAsia="宋体" w:cs="Times New Roman"/>
          <w:i/>
        </w:rPr>
        <w:t>f</w:t>
      </w:r>
      <w:r w:rsidR="00AE2096" w:rsidRPr="007F7917">
        <w:rPr>
          <w:rFonts w:eastAsia="宋体" w:cs="Times New Roman"/>
          <w:vertAlign w:val="subscript"/>
        </w:rPr>
        <w:t>2</w:t>
      </w:r>
      <w:r w:rsidR="00AE2096" w:rsidRPr="007F7917">
        <w:rPr>
          <w:rFonts w:eastAsia="宋体" w:cs="Times New Roman"/>
          <w:i/>
        </w:rPr>
        <w:t xml:space="preserve"> </w:t>
      </w:r>
      <w:r w:rsidR="00AE2096" w:rsidRPr="007F7917">
        <w:rPr>
          <w:rFonts w:eastAsia="宋体" w:cs="Times New Roman"/>
        </w:rPr>
        <w:t>+</w:t>
      </w:r>
      <w:r w:rsidR="00AE2096" w:rsidRPr="007F7917">
        <w:rPr>
          <w:rFonts w:eastAsia="宋体" w:cs="Times New Roman"/>
          <w:i/>
        </w:rPr>
        <w:t>k</w:t>
      </w:r>
      <w:r w:rsidR="00AE2096" w:rsidRPr="007F7917">
        <w:rPr>
          <w:rFonts w:eastAsia="宋体" w:cs="Times New Roman"/>
        </w:rPr>
        <w:t>/</w:t>
      </w:r>
      <w:r w:rsidR="00AE2096" w:rsidRPr="007F7917">
        <w:rPr>
          <w:rFonts w:eastAsia="宋体" w:cs="Times New Roman"/>
          <w:i/>
        </w:rPr>
        <w:t>f</w:t>
      </w:r>
      <w:r w:rsidR="00AE2096" w:rsidRPr="007F7917">
        <w:rPr>
          <w:rFonts w:eastAsia="宋体" w:cs="Times New Roman"/>
          <w:vertAlign w:val="subscript"/>
        </w:rPr>
        <w:t>3</w:t>
      </w:r>
      <w:r w:rsidR="00AE2096" w:rsidRPr="007F7917">
        <w:rPr>
          <w:rFonts w:eastAsia="宋体" w:cs="Times New Roman"/>
        </w:rPr>
        <w:t>)/(</w:t>
      </w:r>
      <w:r w:rsidR="00AE2096" w:rsidRPr="007F7917">
        <w:rPr>
          <w:rFonts w:eastAsia="宋体" w:cs="Times New Roman"/>
          <w:i/>
        </w:rPr>
        <w:t xml:space="preserve"> i</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i/>
        </w:rPr>
        <w:t>j</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2</w:t>
      </w:r>
      <w:r w:rsidR="00AE2096" w:rsidRPr="007F7917">
        <w:rPr>
          <w:rFonts w:eastAsia="宋体" w:cs="Times New Roman"/>
          <w:i/>
        </w:rPr>
        <w:t xml:space="preserve"> </w:t>
      </w:r>
      <w:r w:rsidR="00AE2096" w:rsidRPr="007F7917">
        <w:rPr>
          <w:rFonts w:eastAsia="宋体" w:cs="Times New Roman"/>
        </w:rPr>
        <w:t>+</w:t>
      </w:r>
      <w:r w:rsidR="00AE2096" w:rsidRPr="007F7917">
        <w:rPr>
          <w:rFonts w:eastAsia="宋体" w:cs="Times New Roman"/>
          <w:i/>
        </w:rPr>
        <w:t>k</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3</w:t>
      </w:r>
      <w:r w:rsidR="00AE2096" w:rsidRPr="007F7917">
        <w:rPr>
          <w:rFonts w:eastAsia="宋体" w:cs="Times New Roman"/>
        </w:rPr>
        <w:t>)</w:t>
      </w:r>
      <w:r w:rsidR="00AE2096" w:rsidRPr="007F7917">
        <w:rPr>
          <w:rFonts w:eastAsia="宋体" w:cs="Times New Roman"/>
        </w:rPr>
        <w:t>；组合噪声系数</w:t>
      </w:r>
      <w:r w:rsidR="00AE2096" w:rsidRPr="007F7917">
        <w:rPr>
          <w:rFonts w:eastAsia="宋体" w:cs="Times New Roman"/>
          <w:i/>
        </w:rPr>
        <w:sym w:font="Symbol" w:char="F067"/>
      </w:r>
      <w:r w:rsidR="00AE2096" w:rsidRPr="007F7917">
        <w:rPr>
          <w:rFonts w:eastAsia="宋体" w:cs="Times New Roman"/>
          <w:vertAlign w:val="subscript"/>
        </w:rPr>
        <w:t>(</w:t>
      </w:r>
      <w:r w:rsidR="00AE2096" w:rsidRPr="007F7917">
        <w:rPr>
          <w:rFonts w:eastAsia="宋体" w:cs="Times New Roman"/>
          <w:i/>
          <w:vertAlign w:val="subscript"/>
        </w:rPr>
        <w:t>i, j, k</w:t>
      </w:r>
      <w:r w:rsidR="00AE2096" w:rsidRPr="007F7917">
        <w:rPr>
          <w:rFonts w:eastAsia="宋体" w:cs="Times New Roman"/>
          <w:vertAlign w:val="subscript"/>
        </w:rPr>
        <w:t xml:space="preserve">) </w:t>
      </w:r>
      <w:r w:rsidR="00AE2096" w:rsidRPr="007F7917">
        <w:rPr>
          <w:rFonts w:eastAsia="宋体" w:cs="Times New Roman"/>
        </w:rPr>
        <w:t xml:space="preserve">= </w:t>
      </w:r>
      <w:r w:rsidR="00AE2096" w:rsidRPr="007F7917">
        <w:rPr>
          <w:rFonts w:eastAsia="宋体" w:cs="Times New Roman"/>
          <w:i/>
        </w:rPr>
        <w:t xml:space="preserve">sqrt </w:t>
      </w:r>
      <w:r w:rsidR="00AE2096" w:rsidRPr="007F7917">
        <w:rPr>
          <w:rFonts w:eastAsia="宋体" w:cs="Times New Roman"/>
        </w:rPr>
        <w:t>((</w:t>
      </w:r>
      <w:r w:rsidR="00AE2096" w:rsidRPr="007F7917">
        <w:rPr>
          <w:rFonts w:eastAsia="宋体" w:cs="Times New Roman"/>
          <w:i/>
        </w:rPr>
        <w:t>i</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vertAlign w:val="superscript"/>
        </w:rPr>
        <w:t>2</w:t>
      </w:r>
      <w:r w:rsidR="00AE2096" w:rsidRPr="007F7917">
        <w:rPr>
          <w:rFonts w:eastAsia="宋体" w:cs="Times New Roman"/>
        </w:rPr>
        <w:t>+(</w:t>
      </w:r>
      <w:r w:rsidR="00AE2096" w:rsidRPr="007F7917">
        <w:rPr>
          <w:rFonts w:eastAsia="宋体" w:cs="Times New Roman"/>
          <w:i/>
        </w:rPr>
        <w:t>j</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2</w:t>
      </w:r>
      <w:r w:rsidR="00AE2096" w:rsidRPr="007F7917">
        <w:rPr>
          <w:rFonts w:eastAsia="宋体" w:cs="Times New Roman"/>
        </w:rPr>
        <w:t>)</w:t>
      </w:r>
      <w:r w:rsidR="00AE2096" w:rsidRPr="007F7917">
        <w:rPr>
          <w:rFonts w:eastAsia="宋体" w:cs="Times New Roman"/>
          <w:vertAlign w:val="superscript"/>
        </w:rPr>
        <w:t>2</w:t>
      </w:r>
      <w:r w:rsidR="00AE2096" w:rsidRPr="007F7917">
        <w:rPr>
          <w:rFonts w:eastAsia="宋体" w:cs="Times New Roman"/>
        </w:rPr>
        <w:t>+ (</w:t>
      </w:r>
      <w:r w:rsidR="00AE2096" w:rsidRPr="007F7917">
        <w:rPr>
          <w:rFonts w:eastAsia="宋体" w:cs="Times New Roman"/>
          <w:i/>
        </w:rPr>
        <w:t>k</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3</w:t>
      </w:r>
      <w:r w:rsidR="00AE2096" w:rsidRPr="007F7917">
        <w:rPr>
          <w:rFonts w:eastAsia="宋体" w:cs="Times New Roman"/>
        </w:rPr>
        <w:t>)</w:t>
      </w:r>
      <w:r w:rsidR="00AE2096" w:rsidRPr="007F7917">
        <w:rPr>
          <w:rFonts w:eastAsia="宋体" w:cs="Times New Roman"/>
          <w:vertAlign w:val="superscript"/>
        </w:rPr>
        <w:t>2</w:t>
      </w:r>
      <w:r w:rsidR="00AE2096" w:rsidRPr="007F7917">
        <w:rPr>
          <w:rFonts w:eastAsia="宋体" w:cs="Times New Roman"/>
        </w:rPr>
        <w:t>) / (</w:t>
      </w:r>
      <w:r w:rsidR="00AE2096" w:rsidRPr="007F7917">
        <w:rPr>
          <w:rFonts w:eastAsia="宋体" w:cs="Times New Roman"/>
          <w:i/>
        </w:rPr>
        <w:t xml:space="preserve"> i</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i/>
        </w:rPr>
        <w:t>j</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2</w:t>
      </w:r>
      <w:r w:rsidR="00AE2096" w:rsidRPr="007F7917">
        <w:rPr>
          <w:rFonts w:eastAsia="宋体" w:cs="Times New Roman"/>
          <w:i/>
        </w:rPr>
        <w:t xml:space="preserve"> </w:t>
      </w:r>
      <w:r w:rsidR="00AE2096" w:rsidRPr="007F7917">
        <w:rPr>
          <w:rFonts w:eastAsia="宋体" w:cs="Times New Roman"/>
        </w:rPr>
        <w:t>+</w:t>
      </w:r>
      <w:r w:rsidR="00AE2096" w:rsidRPr="007F7917">
        <w:rPr>
          <w:rFonts w:eastAsia="宋体" w:cs="Times New Roman"/>
          <w:i/>
        </w:rPr>
        <w:t>k</w:t>
      </w:r>
      <w:r w:rsidR="00AE2096" w:rsidRPr="007F7917">
        <w:rPr>
          <w:rFonts w:eastAsia="宋体" w:cs="Times New Roman"/>
        </w:rPr>
        <w:sym w:font="Symbol" w:char="F0D7"/>
      </w:r>
      <w:r w:rsidR="00AE2096" w:rsidRPr="007F7917">
        <w:rPr>
          <w:rFonts w:eastAsia="宋体" w:cs="Times New Roman"/>
          <w:i/>
        </w:rPr>
        <w:t>f</w:t>
      </w:r>
      <w:r w:rsidR="00AE2096" w:rsidRPr="007F7917">
        <w:rPr>
          <w:rFonts w:eastAsia="宋体" w:cs="Times New Roman"/>
          <w:vertAlign w:val="subscript"/>
        </w:rPr>
        <w:t>3</w:t>
      </w:r>
      <w:r w:rsidR="00AE2096" w:rsidRPr="007F7917">
        <w:rPr>
          <w:rFonts w:eastAsia="宋体" w:cs="Times New Roman"/>
        </w:rPr>
        <w:t>)</w:t>
      </w:r>
      <w:r w:rsidR="00AE2096" w:rsidRPr="007F7917">
        <w:rPr>
          <w:rFonts w:eastAsia="宋体" w:cs="Times New Roman"/>
        </w:rPr>
        <w:t>。</w:t>
      </w:r>
    </w:p>
    <w:p w:rsidR="00AE2096" w:rsidRPr="007F7917" w:rsidRDefault="00AE2096" w:rsidP="001861C6">
      <w:pPr>
        <w:spacing w:line="240" w:lineRule="auto"/>
        <w:ind w:firstLine="0"/>
        <w:jc w:val="center"/>
        <w:rPr>
          <w:rFonts w:eastAsia="宋体" w:cs="Times New Roman"/>
        </w:rPr>
      </w:pPr>
      <w:r w:rsidRPr="007F7917">
        <w:rPr>
          <w:rFonts w:eastAsia="宋体" w:cs="Times New Roman"/>
        </w:rPr>
        <w:t>表</w:t>
      </w:r>
      <w:r w:rsidRPr="007F7917">
        <w:rPr>
          <w:rFonts w:eastAsia="宋体" w:cs="Times New Roman"/>
        </w:rPr>
        <w:t xml:space="preserve">2 </w:t>
      </w:r>
      <w:r w:rsidR="00185693" w:rsidRPr="007F7917">
        <w:rPr>
          <w:rFonts w:eastAsia="宋体" w:cs="Times New Roman"/>
        </w:rPr>
        <w:t>基于</w:t>
      </w:r>
      <w:r w:rsidRPr="007F7917">
        <w:rPr>
          <w:rFonts w:eastAsia="宋体" w:cs="Times New Roman"/>
        </w:rPr>
        <w:t>北斗三频</w:t>
      </w:r>
      <w:r w:rsidR="00185693" w:rsidRPr="007F7917">
        <w:rPr>
          <w:rFonts w:eastAsia="宋体" w:cs="Times New Roman"/>
        </w:rPr>
        <w:t>信号</w:t>
      </w:r>
      <w:r w:rsidR="001C7687" w:rsidRPr="007F7917">
        <w:rPr>
          <w:rFonts w:eastAsia="宋体" w:cs="Times New Roman"/>
        </w:rPr>
        <w:t>的</w:t>
      </w:r>
      <w:r w:rsidR="00A11B4C">
        <w:rPr>
          <w:rFonts w:eastAsia="宋体" w:cs="Times New Roman"/>
        </w:rPr>
        <w:t>超宽巷</w:t>
      </w:r>
      <w:r w:rsidR="001C7687" w:rsidRPr="007F7917">
        <w:rPr>
          <w:rFonts w:eastAsia="宋体" w:cs="Times New Roman"/>
        </w:rPr>
        <w:t>/</w:t>
      </w:r>
      <w:r w:rsidR="00A11B4C">
        <w:rPr>
          <w:rFonts w:eastAsia="宋体" w:cs="Times New Roman"/>
        </w:rPr>
        <w:t>宽巷</w:t>
      </w:r>
      <w:r w:rsidRPr="007F7917">
        <w:rPr>
          <w:rFonts w:eastAsia="宋体" w:cs="Times New Roman"/>
        </w:rPr>
        <w:t>组合策略</w:t>
      </w:r>
    </w:p>
    <w:p w:rsidR="006E24DD" w:rsidRPr="007F7917" w:rsidRDefault="006E24DD" w:rsidP="001861C6">
      <w:pPr>
        <w:spacing w:line="240" w:lineRule="auto"/>
        <w:ind w:firstLine="0"/>
        <w:jc w:val="center"/>
        <w:rPr>
          <w:rFonts w:eastAsia="宋体" w:cs="Times New Roman"/>
        </w:rPr>
      </w:pPr>
      <w:r w:rsidRPr="007F7917">
        <w:rPr>
          <w:rFonts w:eastAsia="宋体" w:cs="Times New Roman"/>
        </w:rPr>
        <w:t xml:space="preserve">Table 2 </w:t>
      </w:r>
      <w:r w:rsidR="001447BC">
        <w:rPr>
          <w:rFonts w:eastAsia="宋体" w:cs="Times New Roman"/>
        </w:rPr>
        <w:t>extra wide-lane/wide-lane</w:t>
      </w:r>
      <w:r w:rsidRPr="007F7917">
        <w:rPr>
          <w:rFonts w:eastAsia="宋体" w:cs="Times New Roman"/>
        </w:rPr>
        <w:t xml:space="preserve"> combined strategies based on </w:t>
      </w:r>
      <w:r w:rsidR="00E77E7E">
        <w:rPr>
          <w:rFonts w:eastAsia="宋体" w:cs="Times New Roman"/>
        </w:rPr>
        <w:t>BeiDou</w:t>
      </w:r>
      <w:r w:rsidRPr="007F7917">
        <w:rPr>
          <w:rFonts w:eastAsia="宋体" w:cs="Times New Roman"/>
        </w:rPr>
        <w:t xml:space="preserve"> triple-frequency signals</w:t>
      </w:r>
    </w:p>
    <w:tbl>
      <w:tblPr>
        <w:tblW w:w="5000" w:type="pct"/>
        <w:jc w:val="center"/>
        <w:tblLook w:val="04A0" w:firstRow="1" w:lastRow="0" w:firstColumn="1" w:lastColumn="0" w:noHBand="0" w:noVBand="1"/>
      </w:tblPr>
      <w:tblGrid>
        <w:gridCol w:w="856"/>
        <w:gridCol w:w="1987"/>
        <w:gridCol w:w="1359"/>
        <w:gridCol w:w="1934"/>
        <w:gridCol w:w="1211"/>
        <w:gridCol w:w="959"/>
      </w:tblGrid>
      <w:tr w:rsidR="00AE2096" w:rsidRPr="007F7917" w:rsidTr="00400830">
        <w:trPr>
          <w:jc w:val="center"/>
        </w:trPr>
        <w:tc>
          <w:tcPr>
            <w:tcW w:w="516" w:type="pct"/>
            <w:tcBorders>
              <w:top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序号</w:t>
            </w:r>
          </w:p>
        </w:tc>
        <w:tc>
          <w:tcPr>
            <w:tcW w:w="1196" w:type="pct"/>
            <w:tcBorders>
              <w:top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sym w:font="Symbol" w:char="F066"/>
            </w:r>
            <w:r w:rsidRPr="007F7917">
              <w:rPr>
                <w:rFonts w:eastAsia="宋体" w:cs="Times New Roman"/>
                <w:vertAlign w:val="subscript"/>
              </w:rPr>
              <w:t>(</w:t>
            </w:r>
            <w:r w:rsidRPr="007F7917">
              <w:rPr>
                <w:rFonts w:eastAsia="宋体" w:cs="Times New Roman"/>
                <w:i/>
                <w:vertAlign w:val="subscript"/>
              </w:rPr>
              <w:t>i,j,k</w:t>
            </w:r>
            <w:r w:rsidRPr="007F7917">
              <w:rPr>
                <w:rFonts w:eastAsia="宋体" w:cs="Times New Roman"/>
                <w:vertAlign w:val="subscript"/>
              </w:rPr>
              <w:t xml:space="preserve">)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w:t>
            </w:r>
            <w:r w:rsidRPr="007F7917">
              <w:rPr>
                <w:rFonts w:eastAsia="宋体" w:cs="Times New Roman"/>
                <w:i/>
                <w:vertAlign w:val="subscript"/>
              </w:rPr>
              <w:t>l,m,n</w:t>
            </w:r>
            <w:r w:rsidRPr="007F7917">
              <w:rPr>
                <w:rFonts w:eastAsia="宋体" w:cs="Times New Roman"/>
                <w:vertAlign w:val="subscript"/>
              </w:rPr>
              <w:t>)</w:t>
            </w:r>
          </w:p>
        </w:tc>
        <w:tc>
          <w:tcPr>
            <w:tcW w:w="818" w:type="pct"/>
            <w:tcBorders>
              <w:top w:val="single" w:sz="12" w:space="0" w:color="auto"/>
            </w:tcBorders>
          </w:tcPr>
          <w:p w:rsidR="00AE2096" w:rsidRPr="007F7917" w:rsidRDefault="00AE2096" w:rsidP="001861C6">
            <w:pPr>
              <w:spacing w:line="240" w:lineRule="auto"/>
              <w:ind w:firstLine="0"/>
              <w:jc w:val="center"/>
              <w:rPr>
                <w:rFonts w:eastAsia="宋体" w:cs="Times New Roman"/>
                <w:vertAlign w:val="subscript"/>
              </w:rPr>
            </w:pPr>
            <w:r w:rsidRPr="007F7917">
              <w:rPr>
                <w:rFonts w:eastAsia="宋体" w:cs="Times New Roman"/>
                <w:i/>
              </w:rPr>
              <w:sym w:font="Symbol" w:char="F06C"/>
            </w:r>
            <w:r w:rsidRPr="007F7917">
              <w:rPr>
                <w:rFonts w:eastAsia="宋体" w:cs="Times New Roman"/>
                <w:vertAlign w:val="subscript"/>
              </w:rPr>
              <w:t>(</w:t>
            </w:r>
            <w:r w:rsidRPr="007F7917">
              <w:rPr>
                <w:rFonts w:eastAsia="宋体" w:cs="Times New Roman"/>
                <w:i/>
                <w:vertAlign w:val="subscript"/>
              </w:rPr>
              <w:t>i, j, k</w:t>
            </w:r>
            <w:r w:rsidRPr="007F7917">
              <w:rPr>
                <w:rFonts w:eastAsia="宋体" w:cs="Times New Roman"/>
                <w:vertAlign w:val="subscript"/>
              </w:rPr>
              <w:t>)</w:t>
            </w:r>
            <w:r w:rsidRPr="007F7917">
              <w:rPr>
                <w:rFonts w:eastAsia="宋体" w:cs="Times New Roman"/>
              </w:rPr>
              <w:t>(m)</w:t>
            </w:r>
          </w:p>
        </w:tc>
        <w:tc>
          <w:tcPr>
            <w:tcW w:w="1164" w:type="pct"/>
            <w:tcBorders>
              <w:top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sym w:font="Symbol" w:char="F062"/>
            </w:r>
            <w:r w:rsidRPr="007F7917">
              <w:rPr>
                <w:rFonts w:eastAsia="宋体" w:cs="Times New Roman"/>
                <w:vertAlign w:val="subscript"/>
              </w:rPr>
              <w:t>(</w:t>
            </w:r>
            <w:r w:rsidRPr="007F7917">
              <w:rPr>
                <w:rFonts w:eastAsia="宋体" w:cs="Times New Roman"/>
                <w:i/>
                <w:vertAlign w:val="subscript"/>
              </w:rPr>
              <w:t>i, j, k</w:t>
            </w:r>
            <w:r w:rsidRPr="007F7917">
              <w:rPr>
                <w:rFonts w:eastAsia="宋体" w:cs="Times New Roman"/>
                <w:vertAlign w:val="subscript"/>
              </w:rPr>
              <w:t>)</w:t>
            </w:r>
            <w:r w:rsidRPr="007F7917">
              <w:rPr>
                <w:rFonts w:eastAsia="宋体" w:cs="Times New Roman"/>
              </w:rPr>
              <w:t>+</w:t>
            </w:r>
            <w:r w:rsidRPr="007F7917">
              <w:rPr>
                <w:rFonts w:eastAsia="宋体" w:cs="Times New Roman"/>
                <w:i/>
              </w:rPr>
              <w:t xml:space="preserve"> </w:t>
            </w:r>
            <w:r w:rsidRPr="007F7917">
              <w:rPr>
                <w:rFonts w:eastAsia="宋体" w:cs="Times New Roman"/>
                <w:i/>
              </w:rPr>
              <w:sym w:font="Symbol" w:char="F062"/>
            </w:r>
            <w:r w:rsidRPr="007F7917">
              <w:rPr>
                <w:rFonts w:eastAsia="宋体" w:cs="Times New Roman"/>
                <w:vertAlign w:val="subscript"/>
              </w:rPr>
              <w:t>(</w:t>
            </w:r>
            <w:r w:rsidRPr="007F7917">
              <w:rPr>
                <w:rFonts w:eastAsia="宋体" w:cs="Times New Roman"/>
                <w:i/>
                <w:vertAlign w:val="subscript"/>
              </w:rPr>
              <w:t>l, m, n</w:t>
            </w:r>
            <w:r w:rsidRPr="007F7917">
              <w:rPr>
                <w:rFonts w:eastAsia="宋体" w:cs="Times New Roman"/>
                <w:vertAlign w:val="subscript"/>
              </w:rPr>
              <w:t>)</w:t>
            </w:r>
          </w:p>
        </w:tc>
        <w:tc>
          <w:tcPr>
            <w:tcW w:w="729" w:type="pct"/>
            <w:tcBorders>
              <w:top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sym w:font="Symbol" w:char="F067"/>
            </w:r>
            <w:r w:rsidRPr="007F7917">
              <w:rPr>
                <w:rFonts w:eastAsia="宋体" w:cs="Times New Roman"/>
                <w:vertAlign w:val="subscript"/>
              </w:rPr>
              <w:t xml:space="preserve"> (</w:t>
            </w:r>
            <w:r w:rsidRPr="007F7917">
              <w:rPr>
                <w:rFonts w:eastAsia="宋体" w:cs="Times New Roman"/>
                <w:i/>
                <w:vertAlign w:val="subscript"/>
              </w:rPr>
              <w:t>i, j, k</w:t>
            </w:r>
            <w:r w:rsidRPr="007F7917">
              <w:rPr>
                <w:rFonts w:eastAsia="宋体" w:cs="Times New Roman"/>
                <w:vertAlign w:val="subscript"/>
              </w:rPr>
              <w:t>)</w:t>
            </w:r>
          </w:p>
        </w:tc>
        <w:tc>
          <w:tcPr>
            <w:tcW w:w="577" w:type="pct"/>
            <w:tcBorders>
              <w:top w:val="single" w:sz="12" w:space="0" w:color="auto"/>
            </w:tcBorders>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sym w:font="Symbol" w:char="F067"/>
            </w:r>
            <w:r w:rsidRPr="007F7917">
              <w:rPr>
                <w:rFonts w:eastAsia="宋体" w:cs="Times New Roman"/>
                <w:vertAlign w:val="subscript"/>
              </w:rPr>
              <w:t xml:space="preserve"> (</w:t>
            </w:r>
            <w:r w:rsidRPr="007F7917">
              <w:rPr>
                <w:rFonts w:eastAsia="宋体" w:cs="Times New Roman"/>
                <w:i/>
                <w:vertAlign w:val="subscript"/>
              </w:rPr>
              <w:t>l,m,n</w:t>
            </w:r>
            <w:r w:rsidRPr="007F7917">
              <w:rPr>
                <w:rFonts w:eastAsia="宋体" w:cs="Times New Roman"/>
                <w:vertAlign w:val="subscript"/>
              </w:rPr>
              <w:t>)</w:t>
            </w:r>
          </w:p>
        </w:tc>
      </w:tr>
      <w:tr w:rsidR="00AE2096" w:rsidRPr="007F7917" w:rsidTr="00400830">
        <w:trPr>
          <w:jc w:val="center"/>
        </w:trPr>
        <w:tc>
          <w:tcPr>
            <w:tcW w:w="516"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w:t>
            </w:r>
          </w:p>
        </w:tc>
        <w:tc>
          <w:tcPr>
            <w:tcW w:w="1196"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sym w:font="Symbol" w:char="F066"/>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 xml:space="preserve">1,1)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(0,1,1)</w:t>
            </w:r>
          </w:p>
        </w:tc>
        <w:tc>
          <w:tcPr>
            <w:tcW w:w="818"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4.884</w:t>
            </w:r>
          </w:p>
        </w:tc>
        <w:tc>
          <w:tcPr>
            <w:tcW w:w="1164"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w:t>
            </w:r>
          </w:p>
        </w:tc>
        <w:tc>
          <w:tcPr>
            <w:tcW w:w="729"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28.529</w:t>
            </w:r>
          </w:p>
        </w:tc>
        <w:tc>
          <w:tcPr>
            <w:tcW w:w="577" w:type="pct"/>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0.707</w:t>
            </w:r>
          </w:p>
        </w:tc>
      </w:tr>
      <w:tr w:rsidR="00AE2096" w:rsidRPr="007F7917" w:rsidTr="00400830">
        <w:trPr>
          <w:jc w:val="center"/>
        </w:trPr>
        <w:tc>
          <w:tcPr>
            <w:tcW w:w="516"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w:t>
            </w:r>
          </w:p>
        </w:tc>
        <w:tc>
          <w:tcPr>
            <w:tcW w:w="1196"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sym w:font="Symbol" w:char="F066"/>
            </w:r>
            <w:r w:rsidRPr="007F7917">
              <w:rPr>
                <w:rFonts w:eastAsia="宋体" w:cs="Times New Roman"/>
                <w:vertAlign w:val="subscript"/>
              </w:rPr>
              <w:t>(1, 4,</w:t>
            </w:r>
            <w:r w:rsidRPr="007F7917">
              <w:rPr>
                <w:rFonts w:eastAsia="宋体" w:cs="Times New Roman"/>
                <w:vertAlign w:val="subscript"/>
              </w:rPr>
              <w:sym w:font="Symbol" w:char="F02D"/>
            </w:r>
            <w:r w:rsidRPr="007F7917">
              <w:rPr>
                <w:rFonts w:eastAsia="宋体" w:cs="Times New Roman"/>
                <w:vertAlign w:val="subscript"/>
              </w:rPr>
              <w:t xml:space="preserve">5)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(1,1,0)</w:t>
            </w:r>
          </w:p>
        </w:tc>
        <w:tc>
          <w:tcPr>
            <w:tcW w:w="818"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6.371</w:t>
            </w:r>
          </w:p>
        </w:tc>
        <w:tc>
          <w:tcPr>
            <w:tcW w:w="1164"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1.945</w:t>
            </w:r>
          </w:p>
        </w:tc>
        <w:tc>
          <w:tcPr>
            <w:tcW w:w="729"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172.614</w:t>
            </w:r>
          </w:p>
        </w:tc>
        <w:tc>
          <w:tcPr>
            <w:tcW w:w="577"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0.713</w:t>
            </w:r>
          </w:p>
        </w:tc>
      </w:tr>
      <w:tr w:rsidR="00AE2096" w:rsidRPr="007F7917" w:rsidTr="00400830">
        <w:trPr>
          <w:jc w:val="center"/>
        </w:trPr>
        <w:tc>
          <w:tcPr>
            <w:tcW w:w="516"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w:t>
            </w:r>
          </w:p>
        </w:tc>
        <w:tc>
          <w:tcPr>
            <w:tcW w:w="1196" w:type="pct"/>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sym w:font="Symbol" w:char="F066"/>
            </w:r>
            <w:r w:rsidRPr="007F7917">
              <w:rPr>
                <w:rFonts w:eastAsia="宋体" w:cs="Times New Roman"/>
                <w:vertAlign w:val="subscript"/>
              </w:rPr>
              <w:t>(1, 3,</w:t>
            </w:r>
            <w:r w:rsidRPr="007F7917">
              <w:rPr>
                <w:rFonts w:eastAsia="宋体" w:cs="Times New Roman"/>
                <w:vertAlign w:val="subscript"/>
              </w:rPr>
              <w:sym w:font="Symbol" w:char="F02D"/>
            </w:r>
            <w:r w:rsidRPr="007F7917">
              <w:rPr>
                <w:rFonts w:eastAsia="宋体" w:cs="Times New Roman"/>
                <w:vertAlign w:val="subscript"/>
              </w:rPr>
              <w:t xml:space="preserve">4)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(1,1,1)</w:t>
            </w:r>
          </w:p>
        </w:tc>
        <w:tc>
          <w:tcPr>
            <w:tcW w:w="818"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2.765</w:t>
            </w:r>
          </w:p>
        </w:tc>
        <w:tc>
          <w:tcPr>
            <w:tcW w:w="1164"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0.745</w:t>
            </w:r>
          </w:p>
        </w:tc>
        <w:tc>
          <w:tcPr>
            <w:tcW w:w="729"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59.263</w:t>
            </w:r>
          </w:p>
        </w:tc>
        <w:tc>
          <w:tcPr>
            <w:tcW w:w="577"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0.581</w:t>
            </w:r>
          </w:p>
        </w:tc>
      </w:tr>
      <w:tr w:rsidR="00AE2096" w:rsidRPr="007F7917" w:rsidTr="00400830">
        <w:trPr>
          <w:jc w:val="center"/>
        </w:trPr>
        <w:tc>
          <w:tcPr>
            <w:tcW w:w="516"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w:t>
            </w:r>
          </w:p>
        </w:tc>
        <w:tc>
          <w:tcPr>
            <w:tcW w:w="1196" w:type="pct"/>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sym w:font="Symbol" w:char="F066"/>
            </w:r>
            <w:r w:rsidRPr="007F7917">
              <w:rPr>
                <w:rFonts w:eastAsia="宋体" w:cs="Times New Roman"/>
                <w:vertAlign w:val="subscript"/>
              </w:rPr>
              <w:t xml:space="preserve">(1, 0, </w:t>
            </w:r>
            <w:r w:rsidRPr="007F7917">
              <w:rPr>
                <w:rFonts w:eastAsia="宋体" w:cs="Times New Roman"/>
                <w:vertAlign w:val="subscript"/>
              </w:rPr>
              <w:sym w:font="Symbol" w:char="F02D"/>
            </w:r>
            <w:r w:rsidRPr="007F7917">
              <w:rPr>
                <w:rFonts w:eastAsia="宋体" w:cs="Times New Roman"/>
                <w:vertAlign w:val="subscript"/>
              </w:rPr>
              <w:t xml:space="preserve">1)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(1,0,1)</w:t>
            </w:r>
          </w:p>
        </w:tc>
        <w:tc>
          <w:tcPr>
            <w:tcW w:w="818"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1.025</w:t>
            </w:r>
          </w:p>
        </w:tc>
        <w:tc>
          <w:tcPr>
            <w:tcW w:w="1164"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w:t>
            </w:r>
          </w:p>
        </w:tc>
        <w:tc>
          <w:tcPr>
            <w:tcW w:w="729"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6.875</w:t>
            </w:r>
          </w:p>
        </w:tc>
        <w:tc>
          <w:tcPr>
            <w:tcW w:w="577" w:type="pct"/>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0.711</w:t>
            </w:r>
          </w:p>
        </w:tc>
      </w:tr>
      <w:tr w:rsidR="00AE2096" w:rsidRPr="007F7917" w:rsidTr="00400830">
        <w:trPr>
          <w:jc w:val="center"/>
        </w:trPr>
        <w:tc>
          <w:tcPr>
            <w:tcW w:w="516"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5</w:t>
            </w:r>
          </w:p>
        </w:tc>
        <w:tc>
          <w:tcPr>
            <w:tcW w:w="1196" w:type="pct"/>
            <w:tcBorders>
              <w:bottom w:val="single" w:sz="12" w:space="0" w:color="auto"/>
            </w:tcBorders>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sym w:font="Symbol" w:char="F066"/>
            </w:r>
            <w:r w:rsidRPr="007F7917">
              <w:rPr>
                <w:rFonts w:eastAsia="宋体" w:cs="Times New Roman"/>
                <w:vertAlign w:val="subscript"/>
              </w:rPr>
              <w:t xml:space="preserve">(1, </w:t>
            </w:r>
            <w:r w:rsidRPr="007F7917">
              <w:rPr>
                <w:rFonts w:eastAsia="宋体" w:cs="Times New Roman"/>
                <w:vertAlign w:val="subscript"/>
              </w:rPr>
              <w:sym w:font="Symbol" w:char="F02D"/>
            </w:r>
            <w:r w:rsidRPr="007F7917">
              <w:rPr>
                <w:rFonts w:eastAsia="宋体" w:cs="Times New Roman"/>
                <w:vertAlign w:val="subscript"/>
              </w:rPr>
              <w:t xml:space="preserve">1, 0)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(1,1,0)</w:t>
            </w:r>
          </w:p>
        </w:tc>
        <w:tc>
          <w:tcPr>
            <w:tcW w:w="818"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0.847</w:t>
            </w:r>
          </w:p>
        </w:tc>
        <w:tc>
          <w:tcPr>
            <w:tcW w:w="1164"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w:t>
            </w:r>
          </w:p>
        </w:tc>
        <w:tc>
          <w:tcPr>
            <w:tcW w:w="729"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5.575</w:t>
            </w:r>
          </w:p>
        </w:tc>
        <w:tc>
          <w:tcPr>
            <w:tcW w:w="577" w:type="pct"/>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0.713</w:t>
            </w:r>
          </w:p>
        </w:tc>
      </w:tr>
    </w:tbl>
    <w:p w:rsidR="00AE2096" w:rsidRPr="007F7917" w:rsidRDefault="00AE2096" w:rsidP="001861C6">
      <w:pPr>
        <w:spacing w:line="240" w:lineRule="auto"/>
        <w:ind w:firstLine="0"/>
        <w:jc w:val="both"/>
        <w:rPr>
          <w:rFonts w:eastAsia="宋体" w:cs="Times New Roman"/>
        </w:rPr>
      </w:pPr>
      <w:r w:rsidRPr="007F7917">
        <w:rPr>
          <w:rFonts w:eastAsia="宋体" w:cs="Times New Roman"/>
        </w:rPr>
        <w:tab/>
      </w:r>
      <w:r w:rsidRPr="007F7917">
        <w:rPr>
          <w:rFonts w:eastAsia="宋体" w:cs="Times New Roman"/>
        </w:rPr>
        <w:t>需要说明的是，尽管相比于</w:t>
      </w:r>
      <w:r w:rsidRPr="007F7917">
        <w:rPr>
          <w:rFonts w:eastAsia="宋体" w:cs="Times New Roman"/>
        </w:rPr>
        <w:t>Rounding</w:t>
      </w:r>
      <w:r w:rsidRPr="007F7917">
        <w:rPr>
          <w:rFonts w:eastAsia="宋体" w:cs="Times New Roman"/>
        </w:rPr>
        <w:t>与</w:t>
      </w:r>
      <w:r w:rsidRPr="007F7917">
        <w:rPr>
          <w:rFonts w:eastAsia="宋体" w:cs="Times New Roman"/>
        </w:rPr>
        <w:t>Bootstrap</w:t>
      </w:r>
      <w:r w:rsidR="00E77E7E">
        <w:rPr>
          <w:rFonts w:eastAsia="宋体" w:cs="Times New Roman"/>
        </w:rPr>
        <w:t>p</w:t>
      </w:r>
      <w:r w:rsidRPr="007F7917">
        <w:rPr>
          <w:rFonts w:eastAsia="宋体" w:cs="Times New Roman"/>
        </w:rPr>
        <w:t>ing</w:t>
      </w:r>
      <w:r w:rsidRPr="007F7917">
        <w:rPr>
          <w:rFonts w:eastAsia="宋体" w:cs="Times New Roman"/>
        </w:rPr>
        <w:t>搜索算法，</w:t>
      </w:r>
      <w:r w:rsidRPr="007F7917">
        <w:rPr>
          <w:rFonts w:eastAsia="宋体" w:cs="Times New Roman"/>
        </w:rPr>
        <w:t>LAMBDA</w:t>
      </w:r>
      <w:r w:rsidRPr="007F7917">
        <w:rPr>
          <w:rFonts w:eastAsia="宋体" w:cs="Times New Roman"/>
        </w:rPr>
        <w:t>搜索算法被证明是最优的</w:t>
      </w:r>
      <w:r w:rsidR="001A273A" w:rsidRPr="007E529D">
        <w:rPr>
          <w:rFonts w:eastAsia="宋体" w:cs="Times New Roman"/>
          <w:noProof/>
          <w:vertAlign w:val="superscript"/>
        </w:rPr>
        <w:t>[1</w:t>
      </w:r>
      <w:r w:rsidR="00F2122D">
        <w:rPr>
          <w:rFonts w:eastAsia="宋体" w:cs="Times New Roman"/>
          <w:noProof/>
          <w:vertAlign w:val="superscript"/>
        </w:rPr>
        <w:t>8</w:t>
      </w:r>
      <w:r w:rsidR="001A273A" w:rsidRPr="007E529D">
        <w:rPr>
          <w:rFonts w:eastAsia="宋体" w:cs="Times New Roman"/>
          <w:noProof/>
          <w:vertAlign w:val="superscript"/>
        </w:rPr>
        <w:t>]</w:t>
      </w:r>
      <w:r w:rsidRPr="007F7917">
        <w:rPr>
          <w:rFonts w:eastAsia="宋体" w:cs="Times New Roman"/>
        </w:rPr>
        <w:t>，但是考虑到上述</w:t>
      </w:r>
      <w:r w:rsidR="00C32964" w:rsidRPr="007F7917">
        <w:rPr>
          <w:rFonts w:eastAsia="宋体" w:cs="Times New Roman"/>
        </w:rPr>
        <w:t>所选</w:t>
      </w:r>
      <w:r w:rsidRPr="007F7917">
        <w:rPr>
          <w:rFonts w:eastAsia="宋体" w:cs="Times New Roman"/>
        </w:rPr>
        <w:t>GF</w:t>
      </w:r>
      <w:r w:rsidR="00CF2444">
        <w:rPr>
          <w:rFonts w:eastAsia="宋体" w:cs="Times New Roman"/>
        </w:rPr>
        <w:t>模型具有</w:t>
      </w:r>
      <w:r w:rsidR="00A622B9">
        <w:rPr>
          <w:rFonts w:eastAsia="宋体" w:cs="Times New Roman" w:hint="eastAsia"/>
        </w:rPr>
        <w:t>较好</w:t>
      </w:r>
      <w:r w:rsidRPr="007F7917">
        <w:rPr>
          <w:rFonts w:eastAsia="宋体" w:cs="Times New Roman"/>
        </w:rPr>
        <w:t>的</w:t>
      </w:r>
      <w:r w:rsidR="00A33CE4">
        <w:rPr>
          <w:rFonts w:eastAsia="宋体" w:cs="Times New Roman" w:hint="eastAsia"/>
        </w:rPr>
        <w:t>波长噪声</w:t>
      </w:r>
      <w:r w:rsidRPr="007F7917">
        <w:rPr>
          <w:rFonts w:eastAsia="宋体" w:cs="Times New Roman"/>
        </w:rPr>
        <w:t>比，即使采用</w:t>
      </w:r>
      <w:r w:rsidRPr="007F7917">
        <w:rPr>
          <w:rFonts w:eastAsia="宋体" w:cs="Times New Roman"/>
        </w:rPr>
        <w:t>Rounding</w:t>
      </w:r>
      <w:r w:rsidRPr="007F7917">
        <w:rPr>
          <w:rFonts w:eastAsia="宋体" w:cs="Times New Roman"/>
        </w:rPr>
        <w:t>算法</w:t>
      </w:r>
      <w:r w:rsidR="00774D2E">
        <w:rPr>
          <w:rFonts w:eastAsia="宋体" w:cs="Times New Roman" w:hint="eastAsia"/>
        </w:rPr>
        <w:t>也可</w:t>
      </w:r>
      <w:r w:rsidRPr="007F7917">
        <w:rPr>
          <w:rFonts w:eastAsia="宋体" w:cs="Times New Roman"/>
        </w:rPr>
        <w:t>获得</w:t>
      </w:r>
      <w:r w:rsidR="00A622B9">
        <w:rPr>
          <w:rFonts w:eastAsia="宋体" w:cs="Times New Roman" w:hint="eastAsia"/>
        </w:rPr>
        <w:t>较高的</w:t>
      </w:r>
      <w:r w:rsidRPr="007F7917">
        <w:rPr>
          <w:rFonts w:eastAsia="宋体" w:cs="Times New Roman"/>
        </w:rPr>
        <w:t>解算成功率，而且执行效率优于</w:t>
      </w:r>
      <w:r w:rsidRPr="007F7917">
        <w:rPr>
          <w:rFonts w:eastAsia="宋体" w:cs="Times New Roman"/>
        </w:rPr>
        <w:t>LAMBDA</w:t>
      </w:r>
      <w:r w:rsidRPr="007F7917">
        <w:rPr>
          <w:rFonts w:eastAsia="宋体" w:cs="Times New Roman"/>
        </w:rPr>
        <w:t>搜索算法</w:t>
      </w:r>
      <w:r w:rsidR="00540C6D" w:rsidRPr="00540C6D">
        <w:rPr>
          <w:rFonts w:eastAsia="宋体" w:cs="Times New Roman"/>
          <w:noProof/>
          <w:vertAlign w:val="superscript"/>
        </w:rPr>
        <w:t>[8]</w:t>
      </w:r>
      <w:r w:rsidRPr="007F7917">
        <w:rPr>
          <w:rFonts w:eastAsia="宋体" w:cs="Times New Roman"/>
        </w:rPr>
        <w:t>。因此，在本文中，基于</w:t>
      </w:r>
      <w:r w:rsidRPr="007F7917">
        <w:rPr>
          <w:rFonts w:eastAsia="宋体" w:cs="Times New Roman"/>
        </w:rPr>
        <w:t>GF</w:t>
      </w:r>
      <w:r w:rsidRPr="007F7917">
        <w:rPr>
          <w:rFonts w:eastAsia="宋体" w:cs="Times New Roman"/>
        </w:rPr>
        <w:t>模型的</w:t>
      </w:r>
      <w:r w:rsidR="00A11B4C">
        <w:rPr>
          <w:rFonts w:eastAsia="宋体" w:cs="Times New Roman"/>
        </w:rPr>
        <w:t>超宽巷</w:t>
      </w:r>
      <w:r w:rsidRPr="007F7917">
        <w:rPr>
          <w:rFonts w:eastAsia="宋体" w:cs="Times New Roman"/>
        </w:rPr>
        <w:t>/</w:t>
      </w:r>
      <w:r w:rsidR="00A11B4C">
        <w:rPr>
          <w:rFonts w:eastAsia="宋体" w:cs="Times New Roman"/>
        </w:rPr>
        <w:t>宽巷</w:t>
      </w:r>
      <w:r w:rsidRPr="007F7917">
        <w:rPr>
          <w:rFonts w:eastAsia="宋体" w:cs="Times New Roman"/>
        </w:rPr>
        <w:t>组合策略的模糊度搜索算法采用</w:t>
      </w:r>
      <w:r w:rsidRPr="007F7917">
        <w:rPr>
          <w:rFonts w:eastAsia="宋体" w:cs="Times New Roman"/>
        </w:rPr>
        <w:t>Rounding</w:t>
      </w:r>
      <w:r w:rsidRPr="007F7917">
        <w:rPr>
          <w:rFonts w:eastAsia="宋体" w:cs="Times New Roman"/>
        </w:rPr>
        <w:t>算法</w:t>
      </w:r>
      <w:r w:rsidR="00C41DA6" w:rsidRPr="007F7917">
        <w:rPr>
          <w:rFonts w:eastAsia="宋体" w:cs="Times New Roman"/>
        </w:rPr>
        <w:t>，其</w:t>
      </w:r>
      <w:r w:rsidR="00E56887" w:rsidRPr="007F7917">
        <w:rPr>
          <w:rFonts w:eastAsia="宋体" w:cs="Times New Roman"/>
        </w:rPr>
        <w:t>对应的</w:t>
      </w:r>
      <w:r w:rsidRPr="007F7917">
        <w:rPr>
          <w:rFonts w:eastAsia="宋体" w:cs="Times New Roman"/>
        </w:rPr>
        <w:t>理论成功率计算</w:t>
      </w:r>
      <w:r w:rsidR="007344B2" w:rsidRPr="007F7917">
        <w:rPr>
          <w:rFonts w:eastAsia="宋体" w:cs="Times New Roman"/>
        </w:rPr>
        <w:t>为</w:t>
      </w:r>
      <w:r w:rsidRPr="007F7917">
        <w:rPr>
          <w:rFonts w:eastAsia="宋体" w:cs="Times New Roman"/>
        </w:rPr>
        <w:t>，</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tab/>
      </w:r>
      <w:r w:rsidR="003C2AC0" w:rsidRPr="003C2AC0">
        <w:rPr>
          <w:rFonts w:eastAsia="宋体" w:cs="Times New Roman"/>
          <w:position w:val="-34"/>
        </w:rPr>
        <w:object w:dxaOrig="3240" w:dyaOrig="780">
          <v:shape id="_x0000_i1052" type="#_x0000_t75" style="width:162pt;height:37.5pt" o:ole="">
            <v:imagedata r:id="rId72" o:title=""/>
          </v:shape>
          <o:OLEObject Type="Embed" ProgID="Equation.DSMT4" ShapeID="_x0000_i1052" DrawAspect="Content" ObjectID="_1586021636" r:id="rId73"/>
        </w:object>
      </w:r>
      <w:r w:rsidRPr="007F7917">
        <w:rPr>
          <w:rFonts w:eastAsia="宋体" w:cs="Times New Roman"/>
        </w:rPr>
        <w:t xml:space="preserve"> </w: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85" w:name="ZEqnNum206591"/>
      <w:r w:rsidRPr="007F7917">
        <w:rPr>
          <w:rFonts w:eastAsia="宋体" w:cs="Times New Roman"/>
        </w:rPr>
        <w:instrText>(</w:instrText>
      </w:r>
      <w:r w:rsidR="00400E25" w:rsidRPr="007F7917">
        <w:rPr>
          <w:rFonts w:eastAsia="宋体" w:cs="Times New Roman"/>
        </w:rPr>
        <w:fldChar w:fldCharType="begin"/>
      </w:r>
      <w:r w:rsidR="00400E25" w:rsidRPr="007F7917">
        <w:rPr>
          <w:rFonts w:eastAsia="宋体" w:cs="Times New Roman"/>
        </w:rPr>
        <w:instrText xml:space="preserve"> SEQ MTEqn \c \* Arabic \* MERGEFORMAT </w:instrText>
      </w:r>
      <w:r w:rsidR="00400E25" w:rsidRPr="007F7917">
        <w:rPr>
          <w:rFonts w:eastAsia="宋体" w:cs="Times New Roman"/>
        </w:rPr>
        <w:fldChar w:fldCharType="separate"/>
      </w:r>
      <w:r w:rsidR="002A126A">
        <w:rPr>
          <w:rFonts w:eastAsia="宋体" w:cs="Times New Roman"/>
          <w:noProof/>
        </w:rPr>
        <w:instrText>21</w:instrText>
      </w:r>
      <w:r w:rsidR="00400E25" w:rsidRPr="007F7917">
        <w:rPr>
          <w:rFonts w:eastAsia="宋体" w:cs="Times New Roman"/>
          <w:noProof/>
        </w:rPr>
        <w:fldChar w:fldCharType="end"/>
      </w:r>
      <w:r w:rsidRPr="007F7917">
        <w:rPr>
          <w:rFonts w:eastAsia="宋体" w:cs="Times New Roman"/>
        </w:rPr>
        <w:instrText>)</w:instrText>
      </w:r>
      <w:bookmarkEnd w:id="85"/>
      <w:r w:rsidRPr="007F7917">
        <w:rPr>
          <w:rFonts w:eastAsia="宋体" w:cs="Times New Roman"/>
        </w:rPr>
        <w:fldChar w:fldCharType="end"/>
      </w:r>
    </w:p>
    <w:p w:rsidR="00AE2096" w:rsidRPr="007F7917" w:rsidRDefault="00AE2096" w:rsidP="001861C6">
      <w:pPr>
        <w:spacing w:line="240" w:lineRule="auto"/>
        <w:ind w:firstLine="0"/>
        <w:jc w:val="both"/>
        <w:rPr>
          <w:rFonts w:eastAsia="宋体" w:cs="Times New Roman"/>
        </w:rPr>
      </w:pPr>
      <w:r w:rsidRPr="007F7917">
        <w:rPr>
          <w:rFonts w:eastAsia="宋体" w:cs="Times New Roman"/>
        </w:rPr>
        <w:t>其中，</w:t>
      </w:r>
      <w:r w:rsidRPr="007F7917">
        <w:rPr>
          <w:rFonts w:eastAsia="宋体" w:cs="Times New Roman"/>
          <w:i/>
        </w:rPr>
        <w:sym w:font="Symbol" w:char="F064"/>
      </w:r>
      <w:r w:rsidRPr="007F7917">
        <w:rPr>
          <w:rFonts w:eastAsia="宋体" w:cs="Times New Roman"/>
          <w:i/>
          <w:vertAlign w:val="subscript"/>
        </w:rPr>
        <w:t>a</w:t>
      </w:r>
      <w:r w:rsidRPr="007F7917">
        <w:rPr>
          <w:rFonts w:eastAsia="宋体" w:cs="Times New Roman"/>
        </w:rPr>
        <w:t>表示模糊度浮点解偏差；</w:t>
      </w:r>
      <w:r w:rsidRPr="007F7917">
        <w:rPr>
          <w:rFonts w:eastAsia="宋体" w:cs="Times New Roman"/>
          <w:i/>
        </w:rPr>
        <w:sym w:font="Symbol" w:char="F073"/>
      </w:r>
      <w:r w:rsidRPr="007F7917">
        <w:rPr>
          <w:rFonts w:eastAsia="宋体" w:cs="Times New Roman"/>
          <w:i/>
          <w:vertAlign w:val="subscript"/>
        </w:rPr>
        <w:t>a</w:t>
      </w:r>
      <w:r w:rsidRPr="007F7917">
        <w:rPr>
          <w:rFonts w:eastAsia="宋体" w:cs="Times New Roman"/>
        </w:rPr>
        <w:t>表示模糊度浮点解</w:t>
      </w:r>
      <w:r w:rsidR="00C32964" w:rsidRPr="007F7917">
        <w:rPr>
          <w:rFonts w:eastAsia="宋体" w:cs="Times New Roman"/>
        </w:rPr>
        <w:t>标准差</w:t>
      </w:r>
      <w:r w:rsidRPr="007F7917">
        <w:rPr>
          <w:rFonts w:eastAsia="宋体" w:cs="Times New Roman"/>
        </w:rPr>
        <w:t>。</w:t>
      </w:r>
    </w:p>
    <w:p w:rsidR="005D5074" w:rsidRDefault="00AE2096" w:rsidP="001861C6">
      <w:pPr>
        <w:spacing w:line="240" w:lineRule="auto"/>
        <w:jc w:val="both"/>
        <w:rPr>
          <w:rFonts w:eastAsia="宋体" w:cs="Times New Roman"/>
        </w:rPr>
      </w:pPr>
      <w:r w:rsidRPr="007F7917">
        <w:rPr>
          <w:rFonts w:eastAsia="宋体" w:cs="Times New Roman"/>
        </w:rPr>
        <w:t>为评估上述</w:t>
      </w:r>
      <w:r w:rsidRPr="007F7917">
        <w:rPr>
          <w:rFonts w:eastAsia="宋体" w:cs="Times New Roman"/>
        </w:rPr>
        <w:t>5</w:t>
      </w:r>
      <w:r w:rsidRPr="007F7917">
        <w:rPr>
          <w:rFonts w:eastAsia="宋体" w:cs="Times New Roman"/>
        </w:rPr>
        <w:t>种</w:t>
      </w:r>
      <w:r w:rsidR="00966FCD" w:rsidRPr="007F7917">
        <w:rPr>
          <w:rFonts w:eastAsia="宋体" w:cs="Times New Roman"/>
        </w:rPr>
        <w:t>基于</w:t>
      </w:r>
      <w:r w:rsidRPr="007F7917">
        <w:rPr>
          <w:rFonts w:eastAsia="宋体" w:cs="Times New Roman"/>
        </w:rPr>
        <w:t>GF</w:t>
      </w:r>
      <w:r w:rsidRPr="007F7917">
        <w:rPr>
          <w:rFonts w:eastAsia="宋体" w:cs="Times New Roman"/>
        </w:rPr>
        <w:t>模型的</w:t>
      </w:r>
      <w:r w:rsidR="00A11B4C">
        <w:rPr>
          <w:rFonts w:eastAsia="宋体" w:cs="Times New Roman"/>
        </w:rPr>
        <w:t>超宽巷</w:t>
      </w:r>
      <w:r w:rsidR="009C0BCD" w:rsidRPr="007F7917">
        <w:rPr>
          <w:rFonts w:eastAsia="宋体" w:cs="Times New Roman"/>
        </w:rPr>
        <w:t>/</w:t>
      </w:r>
      <w:r w:rsidR="00A11B4C">
        <w:rPr>
          <w:rFonts w:eastAsia="宋体" w:cs="Times New Roman"/>
        </w:rPr>
        <w:t>宽巷</w:t>
      </w:r>
      <w:r w:rsidR="009C0BCD" w:rsidRPr="007F7917">
        <w:rPr>
          <w:rFonts w:eastAsia="宋体" w:cs="Times New Roman"/>
        </w:rPr>
        <w:t>模糊度解算</w:t>
      </w:r>
      <w:r w:rsidRPr="007F7917">
        <w:rPr>
          <w:rFonts w:eastAsia="宋体" w:cs="Times New Roman"/>
        </w:rPr>
        <w:t>性能，假设</w:t>
      </w:r>
      <w:r w:rsidRPr="007F7917">
        <w:rPr>
          <w:rFonts w:eastAsia="宋体" w:cs="Times New Roman"/>
        </w:rPr>
        <w:t>GF</w:t>
      </w:r>
      <w:r w:rsidRPr="007F7917">
        <w:rPr>
          <w:rFonts w:eastAsia="宋体" w:cs="Times New Roman"/>
        </w:rPr>
        <w:t>模型引起偏差的主要误差来源于电离层</w:t>
      </w:r>
      <w:r w:rsidR="00571A3C" w:rsidRPr="007F7917">
        <w:rPr>
          <w:rFonts w:eastAsia="宋体" w:cs="Times New Roman"/>
        </w:rPr>
        <w:t>延迟</w:t>
      </w:r>
      <w:r w:rsidRPr="007F7917">
        <w:rPr>
          <w:rFonts w:eastAsia="宋体" w:cs="Times New Roman"/>
        </w:rPr>
        <w:t>，</w:t>
      </w:r>
      <w:r w:rsidR="00BF32C2" w:rsidRPr="007F7917">
        <w:rPr>
          <w:rFonts w:eastAsia="宋体" w:cs="Times New Roman"/>
        </w:rPr>
        <w:t>根据上述图</w:t>
      </w:r>
      <w:r w:rsidR="00BF32C2" w:rsidRPr="007F7917">
        <w:rPr>
          <w:rFonts w:eastAsia="宋体" w:cs="Times New Roman"/>
        </w:rPr>
        <w:t>1</w:t>
      </w:r>
      <w:r w:rsidR="00BF32C2" w:rsidRPr="007F7917">
        <w:rPr>
          <w:rFonts w:eastAsia="宋体" w:cs="Times New Roman"/>
        </w:rPr>
        <w:t>提取的电离层</w:t>
      </w:r>
      <w:r w:rsidR="00C039C4" w:rsidRPr="007F7917">
        <w:rPr>
          <w:rFonts w:eastAsia="宋体" w:cs="Times New Roman"/>
        </w:rPr>
        <w:t>延迟分量</w:t>
      </w:r>
      <w:r w:rsidR="00085096" w:rsidRPr="007F7917">
        <w:rPr>
          <w:rFonts w:eastAsia="宋体" w:cs="Times New Roman"/>
        </w:rPr>
        <w:t>等级</w:t>
      </w:r>
      <w:r w:rsidR="00C039C4" w:rsidRPr="007F7917">
        <w:rPr>
          <w:rFonts w:eastAsia="宋体" w:cs="Times New Roman"/>
        </w:rPr>
        <w:t>，</w:t>
      </w:r>
      <w:r w:rsidR="0016069C" w:rsidRPr="007F7917">
        <w:rPr>
          <w:rFonts w:eastAsia="宋体" w:cs="Times New Roman"/>
        </w:rPr>
        <w:t>本文</w:t>
      </w:r>
      <w:r w:rsidR="005A527E" w:rsidRPr="007F7917">
        <w:rPr>
          <w:rFonts w:eastAsia="宋体" w:cs="Times New Roman"/>
        </w:rPr>
        <w:t>取</w:t>
      </w:r>
      <w:r w:rsidRPr="007F7917">
        <w:rPr>
          <w:rFonts w:eastAsia="宋体" w:cs="Times New Roman"/>
        </w:rPr>
        <w:t>双差电离层</w:t>
      </w:r>
      <w:r w:rsidR="00571A3C" w:rsidRPr="007F7917">
        <w:rPr>
          <w:rFonts w:eastAsia="宋体" w:cs="Times New Roman"/>
        </w:rPr>
        <w:t>延迟</w:t>
      </w:r>
      <w:r w:rsidR="00C039C4" w:rsidRPr="007F7917">
        <w:rPr>
          <w:rFonts w:eastAsia="宋体" w:cs="Times New Roman"/>
        </w:rPr>
        <w:t>为</w:t>
      </w:r>
      <w:r w:rsidRPr="007F7917">
        <w:rPr>
          <w:rFonts w:eastAsia="宋体" w:cs="Times New Roman"/>
          <w:i/>
        </w:rPr>
        <w:sym w:font="Symbol" w:char="F069"/>
      </w:r>
      <w:r w:rsidRPr="007F7917">
        <w:rPr>
          <w:rFonts w:eastAsia="宋体" w:cs="Times New Roman"/>
        </w:rPr>
        <w:t>=100cm</w:t>
      </w:r>
      <w:r w:rsidRPr="007F7917">
        <w:rPr>
          <w:rFonts w:eastAsia="宋体" w:cs="Times New Roman"/>
        </w:rPr>
        <w:t>。伪距与载波相位观测量</w:t>
      </w:r>
      <w:r w:rsidR="002619C2" w:rsidRPr="007F7917">
        <w:rPr>
          <w:rFonts w:eastAsia="宋体" w:cs="Times New Roman"/>
        </w:rPr>
        <w:t>标准差</w:t>
      </w:r>
      <w:r w:rsidRPr="007F7917">
        <w:rPr>
          <w:rFonts w:eastAsia="宋体" w:cs="Times New Roman"/>
        </w:rPr>
        <w:t>的比值设为</w:t>
      </w:r>
      <w:r w:rsidRPr="007F7917">
        <w:rPr>
          <w:rFonts w:eastAsia="宋体" w:cs="Times New Roman"/>
          <w:i/>
        </w:rPr>
        <w:sym w:font="Symbol" w:char="F073"/>
      </w:r>
      <w:r w:rsidRPr="007F7917">
        <w:rPr>
          <w:rFonts w:eastAsia="宋体" w:cs="Times New Roman"/>
          <w:i/>
          <w:vertAlign w:val="subscript"/>
        </w:rPr>
        <w:t>p</w:t>
      </w:r>
      <w:r w:rsidRPr="007F7917">
        <w:rPr>
          <w:rFonts w:eastAsia="宋体" w:cs="Times New Roman"/>
        </w:rPr>
        <w:t>:</w:t>
      </w:r>
      <w:r w:rsidRPr="007F7917">
        <w:rPr>
          <w:rFonts w:eastAsia="宋体" w:cs="Times New Roman"/>
          <w:i/>
        </w:rPr>
        <w:sym w:font="Symbol" w:char="F073"/>
      </w:r>
      <w:r w:rsidRPr="007F7917">
        <w:rPr>
          <w:rFonts w:eastAsia="宋体" w:cs="Times New Roman"/>
          <w:i/>
          <w:vertAlign w:val="subscript"/>
        </w:rPr>
        <w:sym w:font="Symbol" w:char="F066"/>
      </w:r>
      <w:r w:rsidRPr="007F7917">
        <w:rPr>
          <w:rFonts w:eastAsia="宋体" w:cs="Times New Roman"/>
        </w:rPr>
        <w:t>=100:1</w:t>
      </w:r>
      <w:r w:rsidRPr="007F7917">
        <w:rPr>
          <w:rFonts w:eastAsia="宋体" w:cs="Times New Roman"/>
        </w:rPr>
        <w:t>。</w:t>
      </w:r>
      <w:r w:rsidR="005C3B9F" w:rsidRPr="007F7917">
        <w:rPr>
          <w:rFonts w:eastAsia="宋体" w:cs="Times New Roman"/>
        </w:rPr>
        <w:t>考虑到</w:t>
      </w:r>
      <w:r w:rsidR="00781A54" w:rsidRPr="007F7917">
        <w:rPr>
          <w:rFonts w:eastAsia="宋体" w:cs="Times New Roman"/>
        </w:rPr>
        <w:t>影响</w:t>
      </w:r>
      <w:r w:rsidR="00781A54" w:rsidRPr="007F7917">
        <w:rPr>
          <w:rFonts w:eastAsia="宋体" w:cs="Times New Roman"/>
        </w:rPr>
        <w:t>Rounding</w:t>
      </w:r>
      <w:r w:rsidR="00422139">
        <w:rPr>
          <w:rFonts w:eastAsia="宋体" w:cs="Times New Roman"/>
        </w:rPr>
        <w:t>算法解算可靠性的主要</w:t>
      </w:r>
      <w:r w:rsidR="00422139">
        <w:rPr>
          <w:rFonts w:eastAsia="宋体" w:cs="Times New Roman" w:hint="eastAsia"/>
        </w:rPr>
        <w:t>误差源除了电离层偏差还包含</w:t>
      </w:r>
      <w:r w:rsidR="00781A54" w:rsidRPr="007F7917">
        <w:rPr>
          <w:rFonts w:eastAsia="宋体" w:cs="Times New Roman"/>
        </w:rPr>
        <w:t>组合观测精度，而多历元移动平滑方法能够有效提升组合观测精度</w:t>
      </w:r>
      <w:r w:rsidR="00540C6D" w:rsidRPr="00540C6D">
        <w:rPr>
          <w:rFonts w:eastAsia="宋体" w:cs="Times New Roman"/>
          <w:vertAlign w:val="superscript"/>
        </w:rPr>
        <w:t>[8]</w:t>
      </w:r>
      <w:r w:rsidR="009E0198" w:rsidRPr="007F7917">
        <w:rPr>
          <w:rFonts w:eastAsia="宋体" w:cs="Times New Roman"/>
        </w:rPr>
        <w:t>，</w:t>
      </w:r>
      <w:r w:rsidR="001A1D0B" w:rsidRPr="007F7917">
        <w:rPr>
          <w:rFonts w:eastAsia="宋体" w:cs="Times New Roman"/>
        </w:rPr>
        <w:t>因此，</w:t>
      </w:r>
      <w:r w:rsidRPr="007F7917">
        <w:rPr>
          <w:rFonts w:eastAsia="宋体" w:cs="Times New Roman"/>
        </w:rPr>
        <w:t>图</w:t>
      </w:r>
      <w:r w:rsidRPr="007F7917">
        <w:rPr>
          <w:rFonts w:eastAsia="宋体" w:cs="Times New Roman"/>
        </w:rPr>
        <w:t>3</w:t>
      </w:r>
      <w:r w:rsidRPr="007F7917">
        <w:rPr>
          <w:rFonts w:eastAsia="宋体" w:cs="Times New Roman"/>
        </w:rPr>
        <w:t>给出了</w:t>
      </w:r>
      <w:r w:rsidRPr="007F7917">
        <w:rPr>
          <w:rFonts w:eastAsia="宋体" w:cs="Times New Roman"/>
        </w:rPr>
        <w:t>5</w:t>
      </w:r>
      <w:r w:rsidRPr="007F7917">
        <w:rPr>
          <w:rFonts w:eastAsia="宋体" w:cs="Times New Roman"/>
        </w:rPr>
        <w:t>种</w:t>
      </w:r>
      <w:r w:rsidR="0099016E" w:rsidRPr="007F7917">
        <w:rPr>
          <w:rFonts w:eastAsia="宋体" w:cs="Times New Roman"/>
        </w:rPr>
        <w:t>基于</w:t>
      </w:r>
      <w:r w:rsidR="0099016E" w:rsidRPr="007F7917">
        <w:rPr>
          <w:rFonts w:eastAsia="宋体" w:cs="Times New Roman"/>
        </w:rPr>
        <w:t>GF</w:t>
      </w:r>
      <w:r w:rsidR="0099016E" w:rsidRPr="007F7917">
        <w:rPr>
          <w:rFonts w:eastAsia="宋体" w:cs="Times New Roman"/>
        </w:rPr>
        <w:t>模型的</w:t>
      </w:r>
      <w:r w:rsidR="00A11B4C">
        <w:rPr>
          <w:rFonts w:eastAsia="宋体" w:cs="Times New Roman"/>
        </w:rPr>
        <w:t>超宽巷</w:t>
      </w:r>
      <w:r w:rsidR="00522D01" w:rsidRPr="007F7917">
        <w:rPr>
          <w:rFonts w:eastAsia="宋体" w:cs="Times New Roman"/>
        </w:rPr>
        <w:t>/</w:t>
      </w:r>
      <w:r w:rsidR="00A11B4C">
        <w:rPr>
          <w:rFonts w:eastAsia="宋体" w:cs="Times New Roman"/>
        </w:rPr>
        <w:t>宽巷</w:t>
      </w:r>
      <w:r w:rsidR="00522D01" w:rsidRPr="007F7917">
        <w:rPr>
          <w:rFonts w:eastAsia="宋体" w:cs="Times New Roman"/>
        </w:rPr>
        <w:t>模糊度解算</w:t>
      </w:r>
      <w:r w:rsidRPr="007F7917">
        <w:rPr>
          <w:rFonts w:eastAsia="宋体" w:cs="Times New Roman"/>
        </w:rPr>
        <w:t>的理论成功率随</w:t>
      </w:r>
      <w:r w:rsidR="00A33CE4">
        <w:rPr>
          <w:rFonts w:eastAsia="宋体" w:cs="Times New Roman" w:hint="eastAsia"/>
        </w:rPr>
        <w:t>原始</w:t>
      </w:r>
      <w:r w:rsidRPr="007F7917">
        <w:rPr>
          <w:rFonts w:eastAsia="宋体" w:cs="Times New Roman"/>
        </w:rPr>
        <w:t>观测量精度与移动平滑长度</w:t>
      </w:r>
      <w:r w:rsidR="0014765B" w:rsidRPr="007F7917">
        <w:rPr>
          <w:rFonts w:eastAsia="宋体" w:cs="Times New Roman"/>
        </w:rPr>
        <w:t>(</w:t>
      </w:r>
      <w:r w:rsidRPr="007F7917">
        <w:rPr>
          <w:rFonts w:eastAsia="宋体" w:cs="Times New Roman"/>
        </w:rPr>
        <w:t>Moving average length, MAL</w:t>
      </w:r>
      <w:r w:rsidR="0014765B" w:rsidRPr="007F7917">
        <w:rPr>
          <w:rFonts w:eastAsia="宋体" w:cs="Times New Roman"/>
        </w:rPr>
        <w:t>)</w:t>
      </w:r>
      <w:r w:rsidRPr="007F7917">
        <w:rPr>
          <w:rFonts w:eastAsia="宋体" w:cs="Times New Roman"/>
        </w:rPr>
        <w:t>的变化关系。</w:t>
      </w:r>
    </w:p>
    <w:p w:rsidR="005D5074" w:rsidRPr="007F7917" w:rsidRDefault="005D5074" w:rsidP="001861C6">
      <w:pPr>
        <w:spacing w:line="240" w:lineRule="auto"/>
        <w:ind w:firstLine="0"/>
        <w:jc w:val="both"/>
        <w:rPr>
          <w:rFonts w:eastAsia="宋体" w:cs="Times New Roman"/>
        </w:rPr>
      </w:pPr>
      <w:r w:rsidRPr="007F7917">
        <w:rPr>
          <w:rFonts w:eastAsia="宋体" w:cs="Times New Roman"/>
          <w:noProof/>
        </w:rPr>
        <w:lastRenderedPageBreak/>
        <w:drawing>
          <wp:inline distT="0" distB="0" distL="0" distR="0" wp14:anchorId="5F02CAF8" wp14:editId="09316C61">
            <wp:extent cx="1044000" cy="1692000"/>
            <wp:effectExtent l="0" t="0" r="0" b="0"/>
            <wp:docPr id="26"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44000" cy="1692000"/>
                    </a:xfrm>
                    <a:prstGeom prst="rect">
                      <a:avLst/>
                    </a:prstGeom>
                    <a:noFill/>
                    <a:ln>
                      <a:noFill/>
                    </a:ln>
                  </pic:spPr>
                </pic:pic>
              </a:graphicData>
            </a:graphic>
          </wp:inline>
        </w:drawing>
      </w:r>
      <w:r w:rsidRPr="007F7917">
        <w:rPr>
          <w:rFonts w:eastAsia="宋体" w:cs="Times New Roman"/>
          <w:noProof/>
        </w:rPr>
        <w:drawing>
          <wp:inline distT="0" distB="0" distL="0" distR="0" wp14:anchorId="48178860" wp14:editId="49D79B1F">
            <wp:extent cx="1044000" cy="1692000"/>
            <wp:effectExtent l="0" t="0" r="0" b="0"/>
            <wp:docPr id="25"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44000" cy="1692000"/>
                    </a:xfrm>
                    <a:prstGeom prst="rect">
                      <a:avLst/>
                    </a:prstGeom>
                    <a:noFill/>
                    <a:ln>
                      <a:noFill/>
                    </a:ln>
                  </pic:spPr>
                </pic:pic>
              </a:graphicData>
            </a:graphic>
          </wp:inline>
        </w:drawing>
      </w:r>
      <w:r w:rsidRPr="007F7917">
        <w:rPr>
          <w:rFonts w:eastAsia="宋体" w:cs="Times New Roman"/>
          <w:noProof/>
        </w:rPr>
        <w:drawing>
          <wp:inline distT="0" distB="0" distL="0" distR="0" wp14:anchorId="6F66E2B4" wp14:editId="5914098D">
            <wp:extent cx="1044000" cy="1692000"/>
            <wp:effectExtent l="0" t="0" r="0" b="0"/>
            <wp:docPr id="24"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44000" cy="1692000"/>
                    </a:xfrm>
                    <a:prstGeom prst="rect">
                      <a:avLst/>
                    </a:prstGeom>
                    <a:noFill/>
                    <a:ln>
                      <a:noFill/>
                    </a:ln>
                  </pic:spPr>
                </pic:pic>
              </a:graphicData>
            </a:graphic>
          </wp:inline>
        </w:drawing>
      </w:r>
      <w:r w:rsidRPr="007F7917">
        <w:rPr>
          <w:rFonts w:eastAsia="宋体" w:cs="Times New Roman"/>
          <w:noProof/>
        </w:rPr>
        <w:drawing>
          <wp:inline distT="0" distB="0" distL="0" distR="0" wp14:anchorId="70BF514B" wp14:editId="769E99BD">
            <wp:extent cx="1044000" cy="1692000"/>
            <wp:effectExtent l="0" t="0" r="0" b="0"/>
            <wp:docPr id="20"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044000" cy="1692000"/>
                    </a:xfrm>
                    <a:prstGeom prst="rect">
                      <a:avLst/>
                    </a:prstGeom>
                    <a:noFill/>
                    <a:ln>
                      <a:noFill/>
                    </a:ln>
                  </pic:spPr>
                </pic:pic>
              </a:graphicData>
            </a:graphic>
          </wp:inline>
        </w:drawing>
      </w:r>
      <w:r w:rsidRPr="007F7917">
        <w:rPr>
          <w:rFonts w:eastAsia="宋体" w:cs="Times New Roman"/>
          <w:noProof/>
        </w:rPr>
        <w:drawing>
          <wp:inline distT="0" distB="0" distL="0" distR="0" wp14:anchorId="3D7CCC4A" wp14:editId="77B60A9F">
            <wp:extent cx="1044000" cy="1692371"/>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044000" cy="1692371"/>
                    </a:xfrm>
                    <a:prstGeom prst="rect">
                      <a:avLst/>
                    </a:prstGeom>
                    <a:noFill/>
                    <a:ln>
                      <a:noFill/>
                    </a:ln>
                  </pic:spPr>
                </pic:pic>
              </a:graphicData>
            </a:graphic>
          </wp:inline>
        </w:drawing>
      </w:r>
    </w:p>
    <w:p w:rsidR="005D5074" w:rsidRPr="007F7917" w:rsidRDefault="005D5074" w:rsidP="001861C6">
      <w:pPr>
        <w:spacing w:line="240" w:lineRule="auto"/>
        <w:ind w:firstLine="0"/>
        <w:jc w:val="center"/>
        <w:rPr>
          <w:rFonts w:eastAsia="宋体" w:cs="Times New Roman"/>
        </w:rPr>
      </w:pPr>
      <w:r w:rsidRPr="007F7917">
        <w:rPr>
          <w:rFonts w:eastAsia="宋体" w:cs="Times New Roman"/>
        </w:rPr>
        <w:t>图</w:t>
      </w:r>
      <w:r w:rsidRPr="007F7917">
        <w:rPr>
          <w:rFonts w:eastAsia="宋体" w:cs="Times New Roman"/>
        </w:rPr>
        <w:t xml:space="preserve">3 </w:t>
      </w:r>
      <w:r w:rsidRPr="007F7917">
        <w:rPr>
          <w:rFonts w:eastAsia="宋体" w:cs="Times New Roman"/>
        </w:rPr>
        <w:t>观测量精度与移动平滑长度对模糊度理论成功率的影响。从左到右分别表示：表</w:t>
      </w:r>
      <w:r w:rsidRPr="007F7917">
        <w:rPr>
          <w:rFonts w:eastAsia="宋体" w:cs="Times New Roman"/>
        </w:rPr>
        <w:t>2</w:t>
      </w:r>
      <w:r w:rsidRPr="007F7917">
        <w:rPr>
          <w:rFonts w:eastAsia="宋体" w:cs="Times New Roman"/>
        </w:rPr>
        <w:t>序号</w:t>
      </w:r>
      <w:r w:rsidRPr="007F7917">
        <w:rPr>
          <w:rFonts w:eastAsia="宋体" w:cs="Times New Roman"/>
        </w:rPr>
        <w:t>1</w:t>
      </w:r>
      <w:r w:rsidRPr="007F7917">
        <w:rPr>
          <w:rFonts w:eastAsia="宋体" w:cs="Times New Roman"/>
        </w:rPr>
        <w:sym w:font="Symbol" w:char="F02D"/>
      </w:r>
      <w:r w:rsidRPr="007F7917">
        <w:rPr>
          <w:rFonts w:eastAsia="宋体" w:cs="Times New Roman"/>
        </w:rPr>
        <w:t>5</w:t>
      </w:r>
      <w:r w:rsidRPr="007F7917">
        <w:rPr>
          <w:rFonts w:eastAsia="宋体" w:cs="Times New Roman"/>
        </w:rPr>
        <w:t>的组合策略</w:t>
      </w:r>
    </w:p>
    <w:p w:rsidR="005D5074" w:rsidRPr="007F7917" w:rsidRDefault="005D5074" w:rsidP="001861C6">
      <w:pPr>
        <w:spacing w:line="240" w:lineRule="auto"/>
        <w:ind w:firstLine="0"/>
        <w:jc w:val="center"/>
        <w:rPr>
          <w:rFonts w:eastAsia="宋体" w:cs="Times New Roman"/>
        </w:rPr>
      </w:pPr>
      <w:r w:rsidRPr="007F7917">
        <w:rPr>
          <w:rFonts w:eastAsia="宋体" w:cs="Times New Roman"/>
        </w:rPr>
        <w:t xml:space="preserve">Fig.3 Ambiguity success probability is affected with observational precision and moving average length. The panels from </w:t>
      </w:r>
      <w:r w:rsidRPr="007F7917">
        <w:rPr>
          <w:rFonts w:eastAsia="宋体" w:cs="Times New Roman"/>
          <w:i/>
        </w:rPr>
        <w:t xml:space="preserve">left </w:t>
      </w:r>
      <w:r w:rsidRPr="007F7917">
        <w:rPr>
          <w:rFonts w:eastAsia="宋体" w:cs="Times New Roman"/>
        </w:rPr>
        <w:t xml:space="preserve">to </w:t>
      </w:r>
      <w:r w:rsidRPr="007F7917">
        <w:rPr>
          <w:rFonts w:eastAsia="宋体" w:cs="Times New Roman"/>
          <w:i/>
        </w:rPr>
        <w:t>right</w:t>
      </w:r>
      <w:r w:rsidRPr="007F7917">
        <w:rPr>
          <w:rFonts w:eastAsia="宋体" w:cs="Times New Roman"/>
        </w:rPr>
        <w:t xml:space="preserve"> denote the combined strategies 1</w:t>
      </w:r>
      <w:r w:rsidRPr="007F7917">
        <w:rPr>
          <w:rFonts w:eastAsia="宋体" w:cs="Times New Roman"/>
        </w:rPr>
        <w:sym w:font="Symbol" w:char="F02D"/>
      </w:r>
      <w:r w:rsidRPr="007F7917">
        <w:rPr>
          <w:rFonts w:eastAsia="宋体" w:cs="Times New Roman"/>
        </w:rPr>
        <w:t>5 of table 2.</w:t>
      </w:r>
    </w:p>
    <w:p w:rsidR="00AE2096" w:rsidRPr="007F7917" w:rsidRDefault="00AE2096" w:rsidP="001861C6">
      <w:pPr>
        <w:spacing w:line="240" w:lineRule="auto"/>
        <w:jc w:val="both"/>
        <w:rPr>
          <w:rFonts w:eastAsia="宋体" w:cs="Times New Roman"/>
        </w:rPr>
      </w:pPr>
      <w:r w:rsidRPr="007F7917">
        <w:rPr>
          <w:rFonts w:eastAsia="宋体" w:cs="Times New Roman"/>
        </w:rPr>
        <w:t>从图</w:t>
      </w:r>
      <w:r w:rsidRPr="007F7917">
        <w:rPr>
          <w:rFonts w:eastAsia="宋体" w:cs="Times New Roman"/>
        </w:rPr>
        <w:t>3</w:t>
      </w:r>
      <w:r w:rsidRPr="007F7917">
        <w:rPr>
          <w:rFonts w:eastAsia="宋体" w:cs="Times New Roman"/>
        </w:rPr>
        <w:t>中可以看出，</w:t>
      </w:r>
      <w:r w:rsidRPr="007F7917">
        <w:rPr>
          <w:rFonts w:eastAsia="宋体" w:cs="Times New Roman"/>
          <w:i/>
        </w:rPr>
        <w:sym w:font="Symbol" w:char="F066"/>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 xml:space="preserve">1,1)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(0,1,1)</w:t>
      </w:r>
      <w:r w:rsidRPr="007F7917">
        <w:rPr>
          <w:rFonts w:eastAsia="宋体" w:cs="Times New Roman"/>
        </w:rPr>
        <w:t xml:space="preserve"> </w:t>
      </w:r>
      <w:r w:rsidR="00EC076A" w:rsidRPr="007F7917">
        <w:rPr>
          <w:rFonts w:eastAsia="宋体" w:cs="Times New Roman"/>
        </w:rPr>
        <w:t>组合策略</w:t>
      </w:r>
      <w:r w:rsidRPr="007F7917">
        <w:rPr>
          <w:rFonts w:eastAsia="宋体" w:cs="Times New Roman"/>
        </w:rPr>
        <w:t>具有最优</w:t>
      </w:r>
      <w:r w:rsidR="00770375" w:rsidRPr="007F7917">
        <w:rPr>
          <w:rFonts w:eastAsia="宋体" w:cs="Times New Roman"/>
        </w:rPr>
        <w:t>的</w:t>
      </w:r>
      <w:r w:rsidR="004F1F47">
        <w:rPr>
          <w:rFonts w:eastAsia="宋体" w:cs="Times New Roman" w:hint="eastAsia"/>
        </w:rPr>
        <w:t>模糊度解算</w:t>
      </w:r>
      <w:r w:rsidRPr="007F7917">
        <w:rPr>
          <w:rFonts w:eastAsia="宋体" w:cs="Times New Roman"/>
        </w:rPr>
        <w:t>性能，</w:t>
      </w:r>
      <w:r w:rsidR="002619C2" w:rsidRPr="007F7917">
        <w:rPr>
          <w:rFonts w:eastAsia="宋体" w:cs="Times New Roman"/>
          <w:i/>
        </w:rPr>
        <w:sym w:font="Symbol" w:char="F066"/>
      </w:r>
      <w:r w:rsidR="002619C2" w:rsidRPr="007F7917">
        <w:rPr>
          <w:rFonts w:eastAsia="宋体" w:cs="Times New Roman"/>
          <w:vertAlign w:val="subscript"/>
        </w:rPr>
        <w:t>(1, 3,</w:t>
      </w:r>
      <w:r w:rsidR="002619C2" w:rsidRPr="007F7917">
        <w:rPr>
          <w:rFonts w:eastAsia="宋体" w:cs="Times New Roman"/>
          <w:vertAlign w:val="subscript"/>
        </w:rPr>
        <w:sym w:font="Symbol" w:char="F02D"/>
      </w:r>
      <w:r w:rsidR="002619C2" w:rsidRPr="007F7917">
        <w:rPr>
          <w:rFonts w:eastAsia="宋体" w:cs="Times New Roman"/>
          <w:vertAlign w:val="subscript"/>
        </w:rPr>
        <w:t xml:space="preserve">4) </w:t>
      </w:r>
      <w:r w:rsidR="002619C2" w:rsidRPr="007F7917">
        <w:rPr>
          <w:rFonts w:eastAsia="宋体" w:cs="Times New Roman"/>
        </w:rPr>
        <w:sym w:font="Symbol" w:char="F02D"/>
      </w:r>
      <w:r w:rsidR="002619C2" w:rsidRPr="007F7917">
        <w:rPr>
          <w:rFonts w:eastAsia="宋体" w:cs="Times New Roman"/>
          <w:i/>
        </w:rPr>
        <w:t>p</w:t>
      </w:r>
      <w:r w:rsidR="002619C2" w:rsidRPr="007F7917">
        <w:rPr>
          <w:rFonts w:eastAsia="宋体" w:cs="Times New Roman"/>
          <w:vertAlign w:val="subscript"/>
        </w:rPr>
        <w:t>(1,1,1)</w:t>
      </w:r>
      <w:r w:rsidR="002619C2" w:rsidRPr="007F7917">
        <w:rPr>
          <w:rFonts w:eastAsia="宋体" w:cs="Times New Roman"/>
        </w:rPr>
        <w:t>与</w:t>
      </w:r>
      <w:r w:rsidRPr="007F7917">
        <w:rPr>
          <w:rFonts w:eastAsia="宋体" w:cs="Times New Roman"/>
          <w:i/>
        </w:rPr>
        <w:sym w:font="Symbol" w:char="F066"/>
      </w:r>
      <w:r w:rsidRPr="007F7917">
        <w:rPr>
          <w:rFonts w:eastAsia="宋体" w:cs="Times New Roman"/>
          <w:vertAlign w:val="subscript"/>
        </w:rPr>
        <w:t>(1, 4,</w:t>
      </w:r>
      <w:r w:rsidRPr="007F7917">
        <w:rPr>
          <w:rFonts w:eastAsia="宋体" w:cs="Times New Roman"/>
          <w:vertAlign w:val="subscript"/>
        </w:rPr>
        <w:sym w:font="Symbol" w:char="F02D"/>
      </w:r>
      <w:r w:rsidRPr="007F7917">
        <w:rPr>
          <w:rFonts w:eastAsia="宋体" w:cs="Times New Roman"/>
          <w:vertAlign w:val="subscript"/>
        </w:rPr>
        <w:t xml:space="preserve">5)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(1,1,0)</w:t>
      </w:r>
      <w:r w:rsidR="005938A7" w:rsidRPr="007F7917">
        <w:rPr>
          <w:rFonts w:eastAsia="宋体" w:cs="Times New Roman"/>
        </w:rPr>
        <w:t>次之，在</w:t>
      </w:r>
      <w:r w:rsidR="005938A7" w:rsidRPr="007F7917">
        <w:rPr>
          <w:rFonts w:eastAsia="宋体" w:cs="Times New Roman"/>
          <w:i/>
        </w:rPr>
        <w:sym w:font="Symbol" w:char="F073"/>
      </w:r>
      <w:r w:rsidR="005938A7" w:rsidRPr="007F7917">
        <w:rPr>
          <w:rFonts w:eastAsia="宋体" w:cs="Times New Roman"/>
          <w:i/>
          <w:vertAlign w:val="subscript"/>
        </w:rPr>
        <w:sym w:font="Symbol" w:char="F066"/>
      </w:r>
      <w:r w:rsidR="005938A7" w:rsidRPr="007F7917">
        <w:rPr>
          <w:rFonts w:eastAsia="宋体" w:cs="Times New Roman"/>
        </w:rPr>
        <w:t xml:space="preserve"> </w:t>
      </w:r>
      <w:r w:rsidR="005938A7" w:rsidRPr="007F7917">
        <w:rPr>
          <w:rFonts w:eastAsia="宋体" w:cs="Times New Roman"/>
        </w:rPr>
        <w:sym w:font="Symbol" w:char="F0A3"/>
      </w:r>
      <w:r w:rsidR="005938A7" w:rsidRPr="007F7917">
        <w:rPr>
          <w:rFonts w:eastAsia="宋体" w:cs="Times New Roman"/>
        </w:rPr>
        <w:t xml:space="preserve"> 3mm</w:t>
      </w:r>
      <w:r w:rsidR="005938A7" w:rsidRPr="007F7917">
        <w:rPr>
          <w:rFonts w:eastAsia="宋体" w:cs="Times New Roman"/>
        </w:rPr>
        <w:t>时，单历元模式</w:t>
      </w:r>
      <w:r w:rsidR="00981161" w:rsidRPr="007F7917">
        <w:rPr>
          <w:rFonts w:eastAsia="宋体" w:cs="Times New Roman"/>
        </w:rPr>
        <w:t>下</w:t>
      </w:r>
      <w:r w:rsidR="005938A7" w:rsidRPr="007F7917">
        <w:rPr>
          <w:rFonts w:eastAsia="宋体" w:cs="Times New Roman"/>
        </w:rPr>
        <w:t>即可实现高于</w:t>
      </w:r>
      <w:r w:rsidR="005938A7" w:rsidRPr="007F7917">
        <w:rPr>
          <w:rFonts w:eastAsia="宋体" w:cs="Times New Roman"/>
        </w:rPr>
        <w:t>99%</w:t>
      </w:r>
      <w:r w:rsidR="005938A7" w:rsidRPr="007F7917">
        <w:rPr>
          <w:rFonts w:eastAsia="宋体" w:cs="Times New Roman"/>
        </w:rPr>
        <w:t>的解算成功率，随着移动平滑长度增加，解算成功率</w:t>
      </w:r>
      <w:r w:rsidR="004109E7" w:rsidRPr="007F7917">
        <w:rPr>
          <w:rFonts w:eastAsia="宋体" w:cs="Times New Roman"/>
        </w:rPr>
        <w:t>还将</w:t>
      </w:r>
      <w:r w:rsidR="00916E2C" w:rsidRPr="007F7917">
        <w:rPr>
          <w:rFonts w:eastAsia="宋体" w:cs="Times New Roman"/>
        </w:rPr>
        <w:t>进一步</w:t>
      </w:r>
      <w:r w:rsidR="005938A7" w:rsidRPr="007F7917">
        <w:rPr>
          <w:rFonts w:eastAsia="宋体" w:cs="Times New Roman"/>
        </w:rPr>
        <w:t>提升，</w:t>
      </w:r>
      <w:r w:rsidR="00981161" w:rsidRPr="007F7917">
        <w:rPr>
          <w:rFonts w:eastAsia="宋体" w:cs="Times New Roman"/>
        </w:rPr>
        <w:t>可</w:t>
      </w:r>
      <w:r w:rsidR="005938A7" w:rsidRPr="007F7917">
        <w:rPr>
          <w:rFonts w:eastAsia="宋体" w:cs="Times New Roman"/>
        </w:rPr>
        <w:t>容纳</w:t>
      </w:r>
      <w:r w:rsidR="004109E7" w:rsidRPr="007F7917">
        <w:rPr>
          <w:rFonts w:eastAsia="宋体" w:cs="Times New Roman"/>
        </w:rPr>
        <w:t>的</w:t>
      </w:r>
      <w:r w:rsidR="005938A7" w:rsidRPr="007F7917">
        <w:rPr>
          <w:rFonts w:eastAsia="宋体" w:cs="Times New Roman"/>
        </w:rPr>
        <w:t>观测量精度</w:t>
      </w:r>
      <w:r w:rsidR="00981161" w:rsidRPr="007F7917">
        <w:rPr>
          <w:rFonts w:eastAsia="宋体" w:cs="Times New Roman"/>
        </w:rPr>
        <w:t>范围</w:t>
      </w:r>
      <w:r w:rsidR="005938A7" w:rsidRPr="007F7917">
        <w:rPr>
          <w:rFonts w:eastAsia="宋体" w:cs="Times New Roman"/>
        </w:rPr>
        <w:t>也</w:t>
      </w:r>
      <w:r w:rsidR="004109E7" w:rsidRPr="007F7917">
        <w:rPr>
          <w:rFonts w:eastAsia="宋体" w:cs="Times New Roman"/>
        </w:rPr>
        <w:t>同步</w:t>
      </w:r>
      <w:r w:rsidR="00981161" w:rsidRPr="007F7917">
        <w:rPr>
          <w:rFonts w:eastAsia="宋体" w:cs="Times New Roman"/>
        </w:rPr>
        <w:t>得到</w:t>
      </w:r>
      <w:r w:rsidR="005938A7" w:rsidRPr="007F7917">
        <w:rPr>
          <w:rFonts w:eastAsia="宋体" w:cs="Times New Roman"/>
        </w:rPr>
        <w:t>提升。</w:t>
      </w:r>
      <w:r w:rsidRPr="007F7917">
        <w:rPr>
          <w:rFonts w:eastAsia="宋体" w:cs="Times New Roman"/>
        </w:rPr>
        <w:t>相比而言，</w:t>
      </w:r>
      <w:r w:rsidRPr="007F7917">
        <w:rPr>
          <w:rFonts w:eastAsia="宋体" w:cs="Times New Roman"/>
          <w:i/>
        </w:rPr>
        <w:sym w:font="Symbol" w:char="F066"/>
      </w:r>
      <w:r w:rsidRPr="007F7917">
        <w:rPr>
          <w:rFonts w:eastAsia="宋体" w:cs="Times New Roman"/>
          <w:vertAlign w:val="subscript"/>
        </w:rPr>
        <w:t xml:space="preserve">(1, 0, </w:t>
      </w:r>
      <w:r w:rsidRPr="007F7917">
        <w:rPr>
          <w:rFonts w:eastAsia="宋体" w:cs="Times New Roman"/>
          <w:vertAlign w:val="subscript"/>
        </w:rPr>
        <w:sym w:font="Symbol" w:char="F02D"/>
      </w:r>
      <w:r w:rsidRPr="007F7917">
        <w:rPr>
          <w:rFonts w:eastAsia="宋体" w:cs="Times New Roman"/>
          <w:vertAlign w:val="subscript"/>
        </w:rPr>
        <w:t xml:space="preserve">1)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(1,0,1)</w:t>
      </w:r>
      <w:r w:rsidRPr="007F7917">
        <w:rPr>
          <w:rFonts w:eastAsia="宋体" w:cs="Times New Roman"/>
          <w:i/>
        </w:rPr>
        <w:t xml:space="preserve"> </w:t>
      </w:r>
      <w:r w:rsidRPr="007F7917">
        <w:rPr>
          <w:rFonts w:eastAsia="宋体" w:cs="Times New Roman"/>
        </w:rPr>
        <w:t>与</w:t>
      </w:r>
      <w:r w:rsidRPr="007F7917">
        <w:rPr>
          <w:rFonts w:eastAsia="宋体" w:cs="Times New Roman"/>
          <w:i/>
        </w:rPr>
        <w:sym w:font="Symbol" w:char="F066"/>
      </w:r>
      <w:r w:rsidRPr="007F7917">
        <w:rPr>
          <w:rFonts w:eastAsia="宋体" w:cs="Times New Roman"/>
          <w:vertAlign w:val="subscript"/>
        </w:rPr>
        <w:t xml:space="preserve">(1, </w:t>
      </w:r>
      <w:r w:rsidRPr="007F7917">
        <w:rPr>
          <w:rFonts w:eastAsia="宋体" w:cs="Times New Roman"/>
          <w:vertAlign w:val="subscript"/>
        </w:rPr>
        <w:sym w:font="Symbol" w:char="F02D"/>
      </w:r>
      <w:r w:rsidRPr="007F7917">
        <w:rPr>
          <w:rFonts w:eastAsia="宋体" w:cs="Times New Roman"/>
          <w:vertAlign w:val="subscript"/>
        </w:rPr>
        <w:t xml:space="preserve">1, 0)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(1,1,0)</w:t>
      </w:r>
      <w:r w:rsidRPr="007F7917">
        <w:rPr>
          <w:rFonts w:eastAsia="宋体" w:cs="Times New Roman"/>
        </w:rPr>
        <w:t xml:space="preserve"> </w:t>
      </w:r>
      <w:r w:rsidR="00AD053B" w:rsidRPr="007F7917">
        <w:rPr>
          <w:rFonts w:eastAsia="宋体" w:cs="Times New Roman"/>
        </w:rPr>
        <w:t>组合策略的</w:t>
      </w:r>
      <w:r w:rsidR="004F1F47">
        <w:rPr>
          <w:rFonts w:eastAsia="宋体" w:cs="Times New Roman" w:hint="eastAsia"/>
        </w:rPr>
        <w:t>模糊度解算</w:t>
      </w:r>
      <w:r w:rsidR="00AD053B" w:rsidRPr="007F7917">
        <w:rPr>
          <w:rFonts w:eastAsia="宋体" w:cs="Times New Roman"/>
        </w:rPr>
        <w:t>性能</w:t>
      </w:r>
      <w:r w:rsidR="008A299A" w:rsidRPr="007F7917">
        <w:rPr>
          <w:rFonts w:eastAsia="宋体" w:cs="Times New Roman"/>
        </w:rPr>
        <w:t>稍有</w:t>
      </w:r>
      <w:r w:rsidR="00EC04EC" w:rsidRPr="007F7917">
        <w:rPr>
          <w:rFonts w:eastAsia="宋体" w:cs="Times New Roman"/>
        </w:rPr>
        <w:t>降低，但是</w:t>
      </w:r>
      <w:r w:rsidRPr="007F7917">
        <w:rPr>
          <w:rFonts w:eastAsia="宋体" w:cs="Times New Roman"/>
        </w:rPr>
        <w:t>在</w:t>
      </w:r>
      <w:r w:rsidRPr="007F7917">
        <w:rPr>
          <w:rFonts w:eastAsia="宋体" w:cs="Times New Roman"/>
          <w:i/>
        </w:rPr>
        <w:sym w:font="Symbol" w:char="F073"/>
      </w:r>
      <w:r w:rsidRPr="007F7917">
        <w:rPr>
          <w:rFonts w:eastAsia="宋体" w:cs="Times New Roman"/>
          <w:i/>
          <w:vertAlign w:val="subscript"/>
        </w:rPr>
        <w:sym w:font="Symbol" w:char="F066"/>
      </w:r>
      <w:r w:rsidRPr="007F7917">
        <w:rPr>
          <w:rFonts w:eastAsia="宋体" w:cs="Times New Roman"/>
        </w:rPr>
        <w:t xml:space="preserve"> </w:t>
      </w:r>
      <w:r w:rsidRPr="007F7917">
        <w:rPr>
          <w:rFonts w:eastAsia="宋体" w:cs="Times New Roman"/>
        </w:rPr>
        <w:sym w:font="Symbol" w:char="F0A3"/>
      </w:r>
      <w:r w:rsidRPr="007F7917">
        <w:rPr>
          <w:rFonts w:eastAsia="宋体" w:cs="Times New Roman"/>
        </w:rPr>
        <w:t xml:space="preserve"> 3mm</w:t>
      </w:r>
      <w:r w:rsidRPr="007F7917">
        <w:rPr>
          <w:rFonts w:eastAsia="宋体" w:cs="Times New Roman"/>
        </w:rPr>
        <w:t>时，单历元模式</w:t>
      </w:r>
      <w:r w:rsidR="00EC04EC" w:rsidRPr="007F7917">
        <w:rPr>
          <w:rFonts w:eastAsia="宋体" w:cs="Times New Roman"/>
        </w:rPr>
        <w:t>下</w:t>
      </w:r>
      <w:r w:rsidR="00450A31" w:rsidRPr="007F7917">
        <w:rPr>
          <w:rFonts w:eastAsia="宋体" w:cs="Times New Roman"/>
        </w:rPr>
        <w:t>仍然可以</w:t>
      </w:r>
      <w:r w:rsidR="00EC04EC" w:rsidRPr="007F7917">
        <w:rPr>
          <w:rFonts w:eastAsia="宋体" w:cs="Times New Roman"/>
        </w:rPr>
        <w:t>获得</w:t>
      </w:r>
      <w:r w:rsidRPr="007F7917">
        <w:rPr>
          <w:rFonts w:eastAsia="宋体" w:cs="Times New Roman"/>
        </w:rPr>
        <w:t>高于</w:t>
      </w:r>
      <w:r w:rsidRPr="007F7917">
        <w:rPr>
          <w:rFonts w:eastAsia="宋体" w:cs="Times New Roman"/>
        </w:rPr>
        <w:t>9</w:t>
      </w:r>
      <w:r w:rsidR="001008E7">
        <w:rPr>
          <w:rFonts w:eastAsia="宋体" w:cs="Times New Roman" w:hint="eastAsia"/>
        </w:rPr>
        <w:t>5</w:t>
      </w:r>
      <w:r w:rsidRPr="007F7917">
        <w:rPr>
          <w:rFonts w:eastAsia="宋体" w:cs="Times New Roman"/>
        </w:rPr>
        <w:t>%</w:t>
      </w:r>
      <w:r w:rsidRPr="007F7917">
        <w:rPr>
          <w:rFonts w:eastAsia="宋体" w:cs="Times New Roman"/>
        </w:rPr>
        <w:t>的解算成功率，而且在</w:t>
      </w:r>
      <w:r w:rsidR="00FB5E81" w:rsidRPr="007F7917">
        <w:rPr>
          <w:rFonts w:eastAsia="宋体" w:cs="Times New Roman"/>
        </w:rPr>
        <w:t>两</w:t>
      </w:r>
      <w:r w:rsidRPr="007F7917">
        <w:rPr>
          <w:rFonts w:eastAsia="宋体" w:cs="Times New Roman"/>
        </w:rPr>
        <w:t>历元</w:t>
      </w:r>
      <w:r w:rsidR="004D63DA" w:rsidRPr="007F7917">
        <w:rPr>
          <w:rFonts w:eastAsia="宋体" w:cs="Times New Roman"/>
        </w:rPr>
        <w:t>平滑</w:t>
      </w:r>
      <w:r w:rsidR="00FB5E81" w:rsidRPr="007F7917">
        <w:rPr>
          <w:rFonts w:eastAsia="宋体" w:cs="Times New Roman"/>
        </w:rPr>
        <w:t>长度下</w:t>
      </w:r>
      <w:r w:rsidRPr="007F7917">
        <w:rPr>
          <w:rFonts w:eastAsia="宋体" w:cs="Times New Roman"/>
        </w:rPr>
        <w:t>可实现高于</w:t>
      </w:r>
      <w:r w:rsidRPr="007F7917">
        <w:rPr>
          <w:rFonts w:eastAsia="宋体" w:cs="Times New Roman"/>
        </w:rPr>
        <w:t>99%</w:t>
      </w:r>
      <w:r w:rsidRPr="007F7917">
        <w:rPr>
          <w:rFonts w:eastAsia="宋体" w:cs="Times New Roman"/>
        </w:rPr>
        <w:t>的解算成功率。</w:t>
      </w:r>
      <w:r w:rsidR="005F005A" w:rsidRPr="007F7917">
        <w:rPr>
          <w:rFonts w:eastAsia="宋体" w:cs="Times New Roman"/>
        </w:rPr>
        <w:t>另外，这两组组合策略</w:t>
      </w:r>
      <w:r w:rsidR="00EC04EC" w:rsidRPr="007F7917">
        <w:rPr>
          <w:rFonts w:eastAsia="宋体" w:cs="Times New Roman"/>
        </w:rPr>
        <w:t>还可用于</w:t>
      </w:r>
      <w:r w:rsidRPr="007F7917">
        <w:rPr>
          <w:rFonts w:eastAsia="宋体" w:cs="Times New Roman"/>
        </w:rPr>
        <w:t>双频信号处理中，</w:t>
      </w:r>
      <w:r w:rsidR="00EC04EC" w:rsidRPr="007F7917">
        <w:rPr>
          <w:rFonts w:eastAsia="宋体" w:cs="Times New Roman"/>
        </w:rPr>
        <w:t>避免依赖于</w:t>
      </w:r>
      <w:r w:rsidR="00604495" w:rsidRPr="007F7917">
        <w:rPr>
          <w:rFonts w:eastAsia="宋体" w:cs="Times New Roman"/>
        </w:rPr>
        <w:t>三频</w:t>
      </w:r>
      <w:r w:rsidR="00EC04EC" w:rsidRPr="007F7917">
        <w:rPr>
          <w:rFonts w:eastAsia="宋体" w:cs="Times New Roman"/>
        </w:rPr>
        <w:t>甚至多频接收机的</w:t>
      </w:r>
      <w:r w:rsidR="00A204EF" w:rsidRPr="007F7917">
        <w:rPr>
          <w:rFonts w:eastAsia="宋体" w:cs="Times New Roman"/>
        </w:rPr>
        <w:t>严苛</w:t>
      </w:r>
      <w:r w:rsidR="00604495" w:rsidRPr="007F7917">
        <w:rPr>
          <w:rFonts w:eastAsia="宋体" w:cs="Times New Roman"/>
        </w:rPr>
        <w:t>条件</w:t>
      </w:r>
      <w:r w:rsidR="00FD1E61" w:rsidRPr="007F7917">
        <w:rPr>
          <w:rFonts w:eastAsia="宋体" w:cs="Times New Roman"/>
        </w:rPr>
        <w:t>限制</w:t>
      </w:r>
      <w:r w:rsidRPr="007F7917">
        <w:rPr>
          <w:rFonts w:eastAsia="宋体" w:cs="Times New Roman"/>
        </w:rPr>
        <w:t>。</w:t>
      </w:r>
    </w:p>
    <w:p w:rsidR="00AE2096" w:rsidRPr="007F7917" w:rsidRDefault="00AE2096" w:rsidP="001861C6">
      <w:pPr>
        <w:spacing w:line="240" w:lineRule="auto"/>
        <w:jc w:val="both"/>
        <w:rPr>
          <w:rFonts w:eastAsia="宋体" w:cs="Times New Roman"/>
        </w:rPr>
      </w:pPr>
      <w:r w:rsidRPr="007F7917">
        <w:rPr>
          <w:rFonts w:eastAsia="宋体" w:cs="Times New Roman"/>
        </w:rPr>
        <w:t>从</w:t>
      </w:r>
      <w:r w:rsidR="003E5CF9">
        <w:rPr>
          <w:rFonts w:eastAsia="宋体" w:cs="Times New Roman" w:hint="eastAsia"/>
        </w:rPr>
        <w:t>理论</w:t>
      </w:r>
      <w:r w:rsidRPr="007F7917">
        <w:rPr>
          <w:rFonts w:eastAsia="宋体" w:cs="Times New Roman"/>
        </w:rPr>
        <w:t>分析，上述</w:t>
      </w:r>
      <w:r w:rsidRPr="007F7917">
        <w:rPr>
          <w:rFonts w:eastAsia="宋体" w:cs="Times New Roman"/>
        </w:rPr>
        <w:t>5</w:t>
      </w:r>
      <w:r w:rsidRPr="007F7917">
        <w:rPr>
          <w:rFonts w:eastAsia="宋体" w:cs="Times New Roman"/>
        </w:rPr>
        <w:t>种</w:t>
      </w:r>
      <w:r w:rsidR="00072DAF" w:rsidRPr="007F7917">
        <w:rPr>
          <w:rFonts w:eastAsia="宋体" w:cs="Times New Roman"/>
        </w:rPr>
        <w:t>基于</w:t>
      </w:r>
      <w:r w:rsidRPr="007F7917">
        <w:rPr>
          <w:rFonts w:eastAsia="宋体" w:cs="Times New Roman"/>
        </w:rPr>
        <w:t>GF</w:t>
      </w:r>
      <w:r w:rsidRPr="007F7917">
        <w:rPr>
          <w:rFonts w:eastAsia="宋体" w:cs="Times New Roman"/>
        </w:rPr>
        <w:t>模型</w:t>
      </w:r>
      <w:r w:rsidR="00072DAF" w:rsidRPr="007F7917">
        <w:rPr>
          <w:rFonts w:eastAsia="宋体" w:cs="Times New Roman"/>
        </w:rPr>
        <w:t>的</w:t>
      </w:r>
      <w:r w:rsidR="00A11B4C">
        <w:rPr>
          <w:rFonts w:eastAsia="宋体" w:cs="Times New Roman"/>
        </w:rPr>
        <w:t>超宽巷</w:t>
      </w:r>
      <w:r w:rsidRPr="007F7917">
        <w:rPr>
          <w:rFonts w:eastAsia="宋体" w:cs="Times New Roman"/>
        </w:rPr>
        <w:t>/</w:t>
      </w:r>
      <w:r w:rsidR="00A11B4C">
        <w:rPr>
          <w:rFonts w:eastAsia="宋体" w:cs="Times New Roman"/>
        </w:rPr>
        <w:t>宽巷</w:t>
      </w:r>
      <w:r w:rsidR="00072DAF" w:rsidRPr="007F7917">
        <w:rPr>
          <w:rFonts w:eastAsia="宋体" w:cs="Times New Roman"/>
        </w:rPr>
        <w:t>组合策略中，</w:t>
      </w:r>
      <w:r w:rsidRPr="007F7917">
        <w:rPr>
          <w:rFonts w:eastAsia="宋体" w:cs="Times New Roman"/>
        </w:rPr>
        <w:t>仅有两组</w:t>
      </w:r>
      <w:r w:rsidR="00072DAF" w:rsidRPr="007F7917">
        <w:rPr>
          <w:rFonts w:eastAsia="宋体" w:cs="Times New Roman"/>
        </w:rPr>
        <w:t>模糊度</w:t>
      </w:r>
      <w:r w:rsidRPr="007F7917">
        <w:rPr>
          <w:rFonts w:eastAsia="宋体" w:cs="Times New Roman"/>
        </w:rPr>
        <w:t>是线性无关的，其余均可由</w:t>
      </w:r>
      <w:r w:rsidR="00EE69CD" w:rsidRPr="007F7917">
        <w:rPr>
          <w:rFonts w:eastAsia="宋体" w:cs="Times New Roman"/>
        </w:rPr>
        <w:t>这</w:t>
      </w:r>
      <w:r w:rsidRPr="007F7917">
        <w:rPr>
          <w:rFonts w:eastAsia="宋体" w:cs="Times New Roman"/>
        </w:rPr>
        <w:t>两组模糊度</w:t>
      </w:r>
      <w:r w:rsidR="00EE69CD" w:rsidRPr="007F7917">
        <w:rPr>
          <w:rFonts w:eastAsia="宋体" w:cs="Times New Roman"/>
        </w:rPr>
        <w:t>线性</w:t>
      </w:r>
      <w:r w:rsidRPr="007F7917">
        <w:rPr>
          <w:rFonts w:eastAsia="宋体" w:cs="Times New Roman"/>
        </w:rPr>
        <w:t>表征</w:t>
      </w:r>
      <w:r w:rsidR="00540C6D" w:rsidRPr="00540C6D">
        <w:rPr>
          <w:rFonts w:eastAsia="宋体" w:cs="Times New Roman"/>
          <w:noProof/>
          <w:vertAlign w:val="superscript"/>
        </w:rPr>
        <w:t>[11]</w:t>
      </w:r>
      <w:r w:rsidRPr="007F7917">
        <w:rPr>
          <w:rFonts w:eastAsia="宋体" w:cs="Times New Roman"/>
        </w:rPr>
        <w:t>。因此，</w:t>
      </w:r>
      <w:r w:rsidR="00E93F6D" w:rsidRPr="007F7917">
        <w:rPr>
          <w:rFonts w:eastAsia="宋体" w:cs="Times New Roman"/>
        </w:rPr>
        <w:t>基于</w:t>
      </w:r>
      <w:r w:rsidRPr="007F7917">
        <w:rPr>
          <w:rFonts w:eastAsia="宋体" w:cs="Times New Roman"/>
        </w:rPr>
        <w:t>模糊度线性无关特性及解算成功率最优的</w:t>
      </w:r>
      <w:r w:rsidR="00E93F6D" w:rsidRPr="007F7917">
        <w:rPr>
          <w:rFonts w:eastAsia="宋体" w:cs="Times New Roman"/>
        </w:rPr>
        <w:t>考虑</w:t>
      </w:r>
      <w:r w:rsidRPr="007F7917">
        <w:rPr>
          <w:rFonts w:eastAsia="宋体" w:cs="Times New Roman"/>
        </w:rPr>
        <w:t>，本文在</w:t>
      </w:r>
      <w:r w:rsidR="00E93F6D" w:rsidRPr="007F7917">
        <w:rPr>
          <w:rFonts w:eastAsia="宋体" w:cs="Times New Roman"/>
        </w:rPr>
        <w:t>MCAR</w:t>
      </w:r>
      <w:r w:rsidR="00E93F6D" w:rsidRPr="007F7917">
        <w:rPr>
          <w:rFonts w:eastAsia="宋体" w:cs="Times New Roman"/>
        </w:rPr>
        <w:t>方法</w:t>
      </w:r>
      <w:r w:rsidRPr="007F7917">
        <w:rPr>
          <w:rFonts w:eastAsia="宋体" w:cs="Times New Roman"/>
        </w:rPr>
        <w:t>中，选择</w:t>
      </w:r>
      <w:r w:rsidRPr="007F7917">
        <w:rPr>
          <w:rFonts w:eastAsia="宋体" w:cs="Times New Roman"/>
          <w:i/>
        </w:rPr>
        <w:sym w:font="Symbol" w:char="F066"/>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 xml:space="preserve">1,1)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(0,1,1)</w:t>
      </w:r>
      <w:r w:rsidRPr="007F7917">
        <w:rPr>
          <w:rFonts w:eastAsia="宋体" w:cs="Times New Roman"/>
        </w:rPr>
        <w:t>与</w:t>
      </w:r>
      <w:r w:rsidRPr="007F7917">
        <w:rPr>
          <w:rFonts w:eastAsia="宋体" w:cs="Times New Roman"/>
          <w:i/>
        </w:rPr>
        <w:sym w:font="Symbol" w:char="F066"/>
      </w:r>
      <w:r w:rsidRPr="007F7917">
        <w:rPr>
          <w:rFonts w:eastAsia="宋体" w:cs="Times New Roman"/>
          <w:vertAlign w:val="subscript"/>
        </w:rPr>
        <w:t>(1, 3,</w:t>
      </w:r>
      <w:r w:rsidRPr="007F7917">
        <w:rPr>
          <w:rFonts w:eastAsia="宋体" w:cs="Times New Roman"/>
          <w:vertAlign w:val="subscript"/>
        </w:rPr>
        <w:sym w:font="Symbol" w:char="F02D"/>
      </w:r>
      <w:r w:rsidRPr="007F7917">
        <w:rPr>
          <w:rFonts w:eastAsia="宋体" w:cs="Times New Roman"/>
          <w:vertAlign w:val="subscript"/>
        </w:rPr>
        <w:t xml:space="preserve">4) </w:t>
      </w:r>
      <w:r w:rsidRPr="007F7917">
        <w:rPr>
          <w:rFonts w:eastAsia="宋体" w:cs="Times New Roman"/>
        </w:rPr>
        <w:sym w:font="Symbol" w:char="F02D"/>
      </w:r>
      <w:r w:rsidRPr="007F7917">
        <w:rPr>
          <w:rFonts w:eastAsia="宋体" w:cs="Times New Roman"/>
          <w:i/>
        </w:rPr>
        <w:t>p</w:t>
      </w:r>
      <w:r w:rsidRPr="007F7917">
        <w:rPr>
          <w:rFonts w:eastAsia="宋体" w:cs="Times New Roman"/>
          <w:vertAlign w:val="subscript"/>
        </w:rPr>
        <w:t>(1,1,1)</w:t>
      </w:r>
      <w:r w:rsidRPr="007F7917">
        <w:rPr>
          <w:rFonts w:eastAsia="宋体" w:cs="Times New Roman"/>
        </w:rPr>
        <w:t xml:space="preserve"> </w:t>
      </w:r>
      <w:r w:rsidRPr="007F7917">
        <w:rPr>
          <w:rFonts w:eastAsia="宋体" w:cs="Times New Roman"/>
        </w:rPr>
        <w:t>两组</w:t>
      </w:r>
      <w:r w:rsidR="00A11B4C">
        <w:rPr>
          <w:rFonts w:eastAsia="宋体" w:cs="Times New Roman"/>
        </w:rPr>
        <w:t>超宽巷</w:t>
      </w:r>
      <w:r w:rsidRPr="007F7917">
        <w:rPr>
          <w:rFonts w:eastAsia="宋体" w:cs="Times New Roman"/>
        </w:rPr>
        <w:t>组合</w:t>
      </w:r>
      <w:r w:rsidR="00562CDE" w:rsidRPr="007F7917">
        <w:rPr>
          <w:rFonts w:eastAsia="宋体" w:cs="Times New Roman"/>
        </w:rPr>
        <w:t>来</w:t>
      </w:r>
      <w:r w:rsidR="00E93F6D" w:rsidRPr="007F7917">
        <w:rPr>
          <w:rFonts w:eastAsia="宋体" w:cs="Times New Roman"/>
        </w:rPr>
        <w:t>解算模糊度</w:t>
      </w:r>
      <w:r w:rsidRPr="007F7917">
        <w:rPr>
          <w:rFonts w:eastAsia="宋体" w:cs="Times New Roman"/>
          <w:i/>
        </w:rPr>
        <w:t>a</w:t>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1,1)</w:t>
      </w:r>
      <w:r w:rsidRPr="007F7917">
        <w:rPr>
          <w:rFonts w:eastAsia="宋体" w:cs="Times New Roman"/>
        </w:rPr>
        <w:t>与</w:t>
      </w:r>
      <w:r w:rsidRPr="007F7917">
        <w:rPr>
          <w:rFonts w:eastAsia="宋体" w:cs="Times New Roman"/>
          <w:i/>
        </w:rPr>
        <w:t>a</w:t>
      </w:r>
      <w:r w:rsidRPr="007F7917">
        <w:rPr>
          <w:rFonts w:eastAsia="宋体" w:cs="Times New Roman"/>
          <w:vertAlign w:val="subscript"/>
        </w:rPr>
        <w:t>(1, 3,</w:t>
      </w:r>
      <w:r w:rsidRPr="007F7917">
        <w:rPr>
          <w:rFonts w:eastAsia="宋体" w:cs="Times New Roman"/>
          <w:vertAlign w:val="subscript"/>
        </w:rPr>
        <w:sym w:font="Symbol" w:char="F02D"/>
      </w:r>
      <w:r w:rsidRPr="007F7917">
        <w:rPr>
          <w:rFonts w:eastAsia="宋体" w:cs="Times New Roman"/>
          <w:vertAlign w:val="subscript"/>
        </w:rPr>
        <w:t>4)</w:t>
      </w:r>
      <w:r w:rsidRPr="007F7917">
        <w:rPr>
          <w:rFonts w:eastAsia="宋体" w:cs="Times New Roman"/>
        </w:rPr>
        <w:t>。</w:t>
      </w:r>
    </w:p>
    <w:p w:rsidR="00AE2096" w:rsidRPr="007F7917" w:rsidRDefault="00AE2096" w:rsidP="001861C6">
      <w:pPr>
        <w:spacing w:line="240" w:lineRule="auto"/>
        <w:jc w:val="both"/>
        <w:rPr>
          <w:rFonts w:eastAsia="宋体" w:cs="Times New Roman"/>
        </w:rPr>
      </w:pPr>
      <w:r w:rsidRPr="007F7917">
        <w:rPr>
          <w:rFonts w:eastAsia="宋体" w:cs="Times New Roman"/>
        </w:rPr>
        <w:t>图</w:t>
      </w:r>
      <w:r w:rsidRPr="007F7917">
        <w:rPr>
          <w:rFonts w:eastAsia="宋体" w:cs="Times New Roman"/>
        </w:rPr>
        <w:t>4</w:t>
      </w:r>
      <w:r w:rsidR="00B22687" w:rsidRPr="007F7917">
        <w:rPr>
          <w:rFonts w:eastAsia="宋体" w:cs="Times New Roman"/>
        </w:rPr>
        <w:t>表示</w:t>
      </w:r>
      <w:r w:rsidRPr="007F7917">
        <w:rPr>
          <w:rFonts w:eastAsia="宋体" w:cs="Times New Roman"/>
        </w:rPr>
        <w:t>所选</w:t>
      </w:r>
      <w:r w:rsidR="00A11B4C">
        <w:rPr>
          <w:rFonts w:eastAsia="宋体" w:cs="Times New Roman"/>
        </w:rPr>
        <w:t>超宽巷</w:t>
      </w:r>
      <w:r w:rsidRPr="007F7917">
        <w:rPr>
          <w:rFonts w:eastAsia="宋体" w:cs="Times New Roman"/>
        </w:rPr>
        <w:t>组合</w:t>
      </w:r>
      <w:r w:rsidR="003B6D40" w:rsidRPr="007F7917">
        <w:rPr>
          <w:rFonts w:eastAsia="宋体" w:cs="Times New Roman"/>
        </w:rPr>
        <w:t>策略在</w:t>
      </w:r>
      <w:r w:rsidRPr="007F7917">
        <w:rPr>
          <w:rFonts w:eastAsia="宋体" w:cs="Times New Roman"/>
        </w:rPr>
        <w:t>单历元模式下模糊度浮点解与真值差值的柱状图，对应的统计结果</w:t>
      </w:r>
      <w:r w:rsidR="00AE0B45" w:rsidRPr="007F7917">
        <w:rPr>
          <w:rFonts w:eastAsia="宋体" w:cs="Times New Roman"/>
        </w:rPr>
        <w:t>被</w:t>
      </w:r>
      <w:r w:rsidRPr="007F7917">
        <w:rPr>
          <w:rFonts w:eastAsia="宋体" w:cs="Times New Roman"/>
        </w:rPr>
        <w:t>整理</w:t>
      </w:r>
      <w:r w:rsidR="00C23553" w:rsidRPr="007F7917">
        <w:rPr>
          <w:rFonts w:eastAsia="宋体" w:cs="Times New Roman"/>
        </w:rPr>
        <w:t>在</w:t>
      </w:r>
      <w:r w:rsidRPr="007F7917">
        <w:rPr>
          <w:rFonts w:eastAsia="宋体" w:cs="Times New Roman"/>
        </w:rPr>
        <w:t>表</w:t>
      </w:r>
      <w:r w:rsidRPr="007F7917">
        <w:rPr>
          <w:rFonts w:eastAsia="宋体" w:cs="Times New Roman"/>
        </w:rPr>
        <w:t>3</w:t>
      </w:r>
      <w:r w:rsidRPr="007F7917">
        <w:rPr>
          <w:rFonts w:eastAsia="宋体" w:cs="Times New Roman"/>
        </w:rPr>
        <w:t>中。从图</w:t>
      </w:r>
      <w:r w:rsidRPr="007F7917">
        <w:rPr>
          <w:rFonts w:eastAsia="宋体" w:cs="Times New Roman"/>
        </w:rPr>
        <w:t>4</w:t>
      </w:r>
      <w:r w:rsidRPr="007F7917">
        <w:rPr>
          <w:rFonts w:eastAsia="宋体" w:cs="Times New Roman"/>
        </w:rPr>
        <w:t>可以看出，所选</w:t>
      </w:r>
      <w:r w:rsidR="00323B47" w:rsidRPr="007F7917">
        <w:rPr>
          <w:rFonts w:eastAsia="宋体" w:cs="Times New Roman"/>
        </w:rPr>
        <w:t>的</w:t>
      </w:r>
      <w:r w:rsidRPr="007F7917">
        <w:rPr>
          <w:rFonts w:eastAsia="宋体" w:cs="Times New Roman"/>
        </w:rPr>
        <w:t>两组</w:t>
      </w:r>
      <w:r w:rsidR="00A11B4C">
        <w:rPr>
          <w:rFonts w:eastAsia="宋体" w:cs="Times New Roman"/>
        </w:rPr>
        <w:t>超宽巷</w:t>
      </w:r>
      <w:r w:rsidR="00AA1153" w:rsidRPr="007F7917">
        <w:rPr>
          <w:rFonts w:eastAsia="宋体" w:cs="Times New Roman"/>
        </w:rPr>
        <w:t>组合</w:t>
      </w:r>
      <w:r w:rsidRPr="007F7917">
        <w:rPr>
          <w:rFonts w:eastAsia="宋体" w:cs="Times New Roman"/>
        </w:rPr>
        <w:t>模糊度浮点解</w:t>
      </w:r>
      <w:r w:rsidR="00323B47" w:rsidRPr="007F7917">
        <w:rPr>
          <w:rFonts w:eastAsia="宋体" w:cs="Times New Roman"/>
        </w:rPr>
        <w:t>与真值的差值</w:t>
      </w:r>
      <w:r w:rsidRPr="007F7917">
        <w:rPr>
          <w:rFonts w:eastAsia="宋体" w:cs="Times New Roman"/>
        </w:rPr>
        <w:t>均被有效控制在</w:t>
      </w:r>
      <w:r w:rsidRPr="007F7917">
        <w:rPr>
          <w:rFonts w:eastAsia="宋体" w:cs="Times New Roman"/>
        </w:rPr>
        <w:t>0.5 cycles</w:t>
      </w:r>
      <w:r w:rsidRPr="007F7917">
        <w:rPr>
          <w:rFonts w:eastAsia="宋体" w:cs="Times New Roman"/>
        </w:rPr>
        <w:t>以内，从表</w:t>
      </w:r>
      <w:r w:rsidR="0047135B" w:rsidRPr="007F7917">
        <w:rPr>
          <w:rFonts w:eastAsia="宋体" w:cs="Times New Roman"/>
        </w:rPr>
        <w:t>3</w:t>
      </w:r>
      <w:r w:rsidR="0047135B" w:rsidRPr="007F7917">
        <w:rPr>
          <w:rFonts w:eastAsia="宋体" w:cs="Times New Roman"/>
        </w:rPr>
        <w:t>中也反映出</w:t>
      </w:r>
      <w:r w:rsidR="00ED0041" w:rsidRPr="007F7917">
        <w:rPr>
          <w:rFonts w:eastAsia="宋体" w:cs="Times New Roman"/>
        </w:rPr>
        <w:t>所有测试基线的</w:t>
      </w:r>
      <w:r w:rsidR="0047135B" w:rsidRPr="007F7917">
        <w:rPr>
          <w:rFonts w:eastAsia="宋体" w:cs="Times New Roman"/>
        </w:rPr>
        <w:t>最大</w:t>
      </w:r>
      <w:r w:rsidRPr="007F7917">
        <w:rPr>
          <w:rFonts w:eastAsia="宋体" w:cs="Times New Roman"/>
        </w:rPr>
        <w:t>偏差</w:t>
      </w:r>
      <w:r w:rsidR="00404127" w:rsidRPr="007F7917">
        <w:rPr>
          <w:rFonts w:eastAsia="宋体" w:cs="Times New Roman"/>
        </w:rPr>
        <w:t>都</w:t>
      </w:r>
      <w:r w:rsidRPr="007F7917">
        <w:rPr>
          <w:rFonts w:eastAsia="宋体" w:cs="Times New Roman"/>
        </w:rPr>
        <w:t>不超过</w:t>
      </w:r>
      <w:r w:rsidRPr="007F7917">
        <w:rPr>
          <w:rFonts w:eastAsia="宋体" w:cs="Times New Roman"/>
        </w:rPr>
        <w:t>0.4 cycles</w:t>
      </w:r>
      <w:r w:rsidRPr="007F7917">
        <w:rPr>
          <w:rFonts w:eastAsia="宋体" w:cs="Times New Roman"/>
        </w:rPr>
        <w:t>。由此可见，</w:t>
      </w:r>
      <w:r w:rsidR="00CB327D" w:rsidRPr="007F7917">
        <w:rPr>
          <w:rFonts w:eastAsia="宋体" w:cs="Times New Roman"/>
        </w:rPr>
        <w:t>利用</w:t>
      </w:r>
      <w:r w:rsidR="00CB327D" w:rsidRPr="007F7917">
        <w:rPr>
          <w:rFonts w:eastAsia="宋体" w:cs="Times New Roman"/>
        </w:rPr>
        <w:t>Rounding</w:t>
      </w:r>
      <w:r w:rsidR="00CB327D" w:rsidRPr="007F7917">
        <w:rPr>
          <w:rFonts w:eastAsia="宋体" w:cs="Times New Roman"/>
        </w:rPr>
        <w:t>搜索算法进行</w:t>
      </w:r>
      <w:r w:rsidR="00A11B4C">
        <w:rPr>
          <w:rFonts w:eastAsia="宋体" w:cs="Times New Roman"/>
        </w:rPr>
        <w:t>超宽巷</w:t>
      </w:r>
      <w:r w:rsidR="00D7427F">
        <w:rPr>
          <w:rFonts w:eastAsia="宋体" w:cs="Times New Roman" w:hint="eastAsia"/>
        </w:rPr>
        <w:t>模糊度解算</w:t>
      </w:r>
      <w:r w:rsidR="00CB327D" w:rsidRPr="007F7917">
        <w:rPr>
          <w:rFonts w:eastAsia="宋体" w:cs="Times New Roman"/>
        </w:rPr>
        <w:t>，</w:t>
      </w:r>
      <w:r w:rsidR="00AA1153" w:rsidRPr="007F7917">
        <w:rPr>
          <w:rFonts w:eastAsia="宋体" w:cs="Times New Roman"/>
        </w:rPr>
        <w:t>在单历元模式下</w:t>
      </w:r>
      <w:r w:rsidR="00752B13" w:rsidRPr="007F7917">
        <w:rPr>
          <w:rFonts w:eastAsia="宋体" w:cs="Times New Roman"/>
        </w:rPr>
        <w:t>即可实现</w:t>
      </w:r>
      <w:r w:rsidR="00752B13" w:rsidRPr="007F7917">
        <w:rPr>
          <w:rFonts w:eastAsia="宋体" w:cs="Times New Roman"/>
        </w:rPr>
        <w:t>100%</w:t>
      </w:r>
      <w:r w:rsidR="00752B13" w:rsidRPr="007F7917">
        <w:rPr>
          <w:rFonts w:eastAsia="宋体" w:cs="Times New Roman"/>
        </w:rPr>
        <w:t>的解算</w:t>
      </w:r>
      <w:r w:rsidR="00C2341D" w:rsidRPr="007F7917">
        <w:rPr>
          <w:rFonts w:eastAsia="宋体" w:cs="Times New Roman"/>
        </w:rPr>
        <w:t>成功率</w:t>
      </w:r>
      <w:r w:rsidRPr="007F7917">
        <w:rPr>
          <w:rFonts w:eastAsia="宋体" w:cs="Times New Roman"/>
        </w:rPr>
        <w:t>。</w:t>
      </w:r>
    </w:p>
    <w:p w:rsidR="00AE2096" w:rsidRPr="007F7917" w:rsidRDefault="00AE2096" w:rsidP="001861C6">
      <w:pPr>
        <w:spacing w:line="240" w:lineRule="auto"/>
        <w:ind w:firstLine="0"/>
        <w:jc w:val="both"/>
        <w:rPr>
          <w:rFonts w:eastAsia="宋体" w:cs="Times New Roman"/>
          <w:b/>
        </w:rPr>
      </w:pPr>
      <w:r w:rsidRPr="007F7917">
        <w:rPr>
          <w:rFonts w:eastAsia="宋体" w:cs="Times New Roman"/>
          <w:b/>
          <w:noProof/>
        </w:rPr>
        <w:drawing>
          <wp:inline distT="0" distB="0" distL="0" distR="0" wp14:anchorId="39AC55C0" wp14:editId="23628097">
            <wp:extent cx="1728000" cy="2332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28000" cy="2332800"/>
                    </a:xfrm>
                    <a:prstGeom prst="rect">
                      <a:avLst/>
                    </a:prstGeom>
                    <a:noFill/>
                    <a:ln>
                      <a:noFill/>
                    </a:ln>
                  </pic:spPr>
                </pic:pic>
              </a:graphicData>
            </a:graphic>
          </wp:inline>
        </w:drawing>
      </w:r>
      <w:r w:rsidRPr="007F7917">
        <w:rPr>
          <w:rFonts w:eastAsia="宋体" w:cs="Times New Roman"/>
          <w:b/>
          <w:noProof/>
        </w:rPr>
        <w:drawing>
          <wp:inline distT="0" distB="0" distL="0" distR="0" wp14:anchorId="14EBF288" wp14:editId="3AC3FE6F">
            <wp:extent cx="1728000" cy="2332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28000" cy="2332800"/>
                    </a:xfrm>
                    <a:prstGeom prst="rect">
                      <a:avLst/>
                    </a:prstGeom>
                    <a:noFill/>
                    <a:ln>
                      <a:noFill/>
                    </a:ln>
                  </pic:spPr>
                </pic:pic>
              </a:graphicData>
            </a:graphic>
          </wp:inline>
        </w:drawing>
      </w:r>
      <w:r w:rsidRPr="007F7917">
        <w:rPr>
          <w:rFonts w:eastAsia="宋体" w:cs="Times New Roman"/>
          <w:b/>
          <w:noProof/>
        </w:rPr>
        <w:drawing>
          <wp:inline distT="0" distB="0" distL="0" distR="0" wp14:anchorId="0C04B68E" wp14:editId="2BDC0AFA">
            <wp:extent cx="1728000" cy="2332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28000" cy="2332800"/>
                    </a:xfrm>
                    <a:prstGeom prst="rect">
                      <a:avLst/>
                    </a:prstGeom>
                    <a:noFill/>
                    <a:ln>
                      <a:noFill/>
                    </a:ln>
                  </pic:spPr>
                </pic:pic>
              </a:graphicData>
            </a:graphic>
          </wp:inline>
        </w:drawing>
      </w:r>
    </w:p>
    <w:p w:rsidR="00AE2096" w:rsidRPr="007F7917" w:rsidRDefault="00AE2096" w:rsidP="001861C6">
      <w:pPr>
        <w:spacing w:line="240" w:lineRule="auto"/>
        <w:ind w:firstLine="0"/>
        <w:jc w:val="both"/>
        <w:rPr>
          <w:rFonts w:eastAsia="宋体" w:cs="Times New Roman"/>
          <w:b/>
        </w:rPr>
      </w:pPr>
      <w:r w:rsidRPr="007F7917">
        <w:rPr>
          <w:rFonts w:eastAsia="宋体" w:cs="Times New Roman"/>
          <w:b/>
          <w:noProof/>
        </w:rPr>
        <w:lastRenderedPageBreak/>
        <w:drawing>
          <wp:inline distT="0" distB="0" distL="0" distR="0" wp14:anchorId="339DE4CC" wp14:editId="4B5F46FE">
            <wp:extent cx="1728000" cy="2329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28000" cy="2329200"/>
                    </a:xfrm>
                    <a:prstGeom prst="rect">
                      <a:avLst/>
                    </a:prstGeom>
                    <a:noFill/>
                    <a:ln>
                      <a:noFill/>
                    </a:ln>
                  </pic:spPr>
                </pic:pic>
              </a:graphicData>
            </a:graphic>
          </wp:inline>
        </w:drawing>
      </w:r>
      <w:r w:rsidRPr="007F7917">
        <w:rPr>
          <w:rFonts w:eastAsia="宋体" w:cs="Times New Roman"/>
          <w:b/>
          <w:noProof/>
        </w:rPr>
        <w:drawing>
          <wp:inline distT="0" distB="0" distL="0" distR="0" wp14:anchorId="213352CB" wp14:editId="48FC0B64">
            <wp:extent cx="1728000" cy="23292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28000" cy="2329200"/>
                    </a:xfrm>
                    <a:prstGeom prst="rect">
                      <a:avLst/>
                    </a:prstGeom>
                    <a:noFill/>
                    <a:ln>
                      <a:noFill/>
                    </a:ln>
                  </pic:spPr>
                </pic:pic>
              </a:graphicData>
            </a:graphic>
          </wp:inline>
        </w:drawing>
      </w:r>
      <w:r w:rsidRPr="007F7917">
        <w:rPr>
          <w:rFonts w:eastAsia="宋体" w:cs="Times New Roman"/>
          <w:b/>
          <w:noProof/>
        </w:rPr>
        <w:drawing>
          <wp:inline distT="0" distB="0" distL="0" distR="0" wp14:anchorId="084DC669" wp14:editId="2AC15DC6">
            <wp:extent cx="1728000" cy="2332800"/>
            <wp:effectExtent l="0" t="0" r="0" b="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28000" cy="2332800"/>
                    </a:xfrm>
                    <a:prstGeom prst="rect">
                      <a:avLst/>
                    </a:prstGeom>
                    <a:noFill/>
                    <a:ln>
                      <a:noFill/>
                    </a:ln>
                  </pic:spPr>
                </pic:pic>
              </a:graphicData>
            </a:graphic>
          </wp:inline>
        </w:drawing>
      </w:r>
    </w:p>
    <w:p w:rsidR="00AE2096" w:rsidRPr="007F7917" w:rsidRDefault="00AE2096" w:rsidP="001861C6">
      <w:pPr>
        <w:spacing w:line="240" w:lineRule="auto"/>
        <w:ind w:firstLine="0"/>
        <w:jc w:val="center"/>
        <w:rPr>
          <w:rFonts w:eastAsia="宋体" w:cs="Times New Roman"/>
        </w:rPr>
      </w:pPr>
      <w:r w:rsidRPr="007F7917">
        <w:rPr>
          <w:rFonts w:eastAsia="宋体" w:cs="Times New Roman"/>
        </w:rPr>
        <w:t>图</w:t>
      </w:r>
      <w:r w:rsidRPr="007F7917">
        <w:rPr>
          <w:rFonts w:eastAsia="宋体" w:cs="Times New Roman"/>
        </w:rPr>
        <w:t xml:space="preserve">4 </w:t>
      </w:r>
      <w:r w:rsidR="00A11B4C">
        <w:rPr>
          <w:rFonts w:eastAsia="宋体" w:cs="Times New Roman"/>
        </w:rPr>
        <w:t>超宽巷</w:t>
      </w:r>
      <w:r w:rsidRPr="007F7917">
        <w:rPr>
          <w:rFonts w:eastAsia="宋体" w:cs="Times New Roman"/>
        </w:rPr>
        <w:t>模糊度浮点解与模糊度真值差值的统计柱状图。从左到右：</w:t>
      </w:r>
      <w:r w:rsidRPr="007F7917">
        <w:rPr>
          <w:rFonts w:eastAsia="宋体" w:cs="Times New Roman"/>
        </w:rPr>
        <w:t>22.4km</w:t>
      </w:r>
      <w:r w:rsidRPr="007F7917">
        <w:rPr>
          <w:rFonts w:eastAsia="宋体" w:cs="Times New Roman"/>
        </w:rPr>
        <w:t>、</w:t>
      </w:r>
      <w:r w:rsidRPr="007F7917">
        <w:rPr>
          <w:rFonts w:eastAsia="宋体" w:cs="Times New Roman"/>
        </w:rPr>
        <w:t>42.5km</w:t>
      </w:r>
      <w:r w:rsidRPr="007F7917">
        <w:rPr>
          <w:rFonts w:eastAsia="宋体" w:cs="Times New Roman"/>
        </w:rPr>
        <w:t>、</w:t>
      </w:r>
      <w:r w:rsidRPr="007F7917">
        <w:rPr>
          <w:rFonts w:eastAsia="宋体" w:cs="Times New Roman"/>
        </w:rPr>
        <w:t>68.8km</w:t>
      </w:r>
      <w:r w:rsidRPr="007F7917">
        <w:rPr>
          <w:rFonts w:eastAsia="宋体" w:cs="Times New Roman"/>
        </w:rPr>
        <w:t>；从上到下：</w:t>
      </w:r>
      <w:r w:rsidRPr="007F7917">
        <w:rPr>
          <w:rFonts w:eastAsia="宋体" w:cs="Times New Roman"/>
          <w:i/>
        </w:rPr>
        <w:t>a</w:t>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 xml:space="preserve">1,1) </w:t>
      </w:r>
      <w:r w:rsidRPr="007F7917">
        <w:rPr>
          <w:rFonts w:eastAsia="宋体" w:cs="Times New Roman"/>
        </w:rPr>
        <w:t>与</w:t>
      </w:r>
      <w:r w:rsidRPr="007F7917">
        <w:rPr>
          <w:rFonts w:eastAsia="宋体" w:cs="Times New Roman"/>
          <w:i/>
        </w:rPr>
        <w:t>a</w:t>
      </w:r>
      <w:r w:rsidRPr="007F7917">
        <w:rPr>
          <w:rFonts w:eastAsia="宋体" w:cs="Times New Roman"/>
          <w:vertAlign w:val="subscript"/>
        </w:rPr>
        <w:t xml:space="preserve">(1, 3, </w:t>
      </w:r>
      <w:r w:rsidRPr="007F7917">
        <w:rPr>
          <w:rFonts w:eastAsia="宋体" w:cs="Times New Roman"/>
          <w:vertAlign w:val="subscript"/>
        </w:rPr>
        <w:sym w:font="Symbol" w:char="F02D"/>
      </w:r>
      <w:r w:rsidRPr="007F7917">
        <w:rPr>
          <w:rFonts w:eastAsia="宋体" w:cs="Times New Roman"/>
          <w:vertAlign w:val="subscript"/>
        </w:rPr>
        <w:t>4)</w:t>
      </w:r>
      <w:r w:rsidRPr="007F7917">
        <w:rPr>
          <w:rFonts w:eastAsia="宋体" w:cs="Times New Roman"/>
        </w:rPr>
        <w:t xml:space="preserve"> </w:t>
      </w:r>
      <w:r w:rsidRPr="007F7917">
        <w:rPr>
          <w:rFonts w:eastAsia="宋体" w:cs="Times New Roman"/>
        </w:rPr>
        <w:t>。</w:t>
      </w:r>
    </w:p>
    <w:p w:rsidR="009B6D44" w:rsidRPr="007F7917" w:rsidRDefault="009B6D44" w:rsidP="001861C6">
      <w:pPr>
        <w:spacing w:line="240" w:lineRule="auto"/>
        <w:ind w:firstLine="0"/>
        <w:jc w:val="center"/>
        <w:rPr>
          <w:rFonts w:eastAsia="宋体" w:cs="Times New Roman"/>
        </w:rPr>
      </w:pPr>
      <w:r w:rsidRPr="007F7917">
        <w:rPr>
          <w:rFonts w:eastAsia="宋体" w:cs="Times New Roman"/>
        </w:rPr>
        <w:t xml:space="preserve">Fig. 4 Histogram of difference of between </w:t>
      </w:r>
      <w:r w:rsidR="00282B1E">
        <w:rPr>
          <w:rFonts w:eastAsia="宋体" w:cs="Times New Roman"/>
        </w:rPr>
        <w:t>extra wide-lane</w:t>
      </w:r>
      <w:r w:rsidRPr="007F7917">
        <w:rPr>
          <w:rFonts w:eastAsia="宋体" w:cs="Times New Roman"/>
        </w:rPr>
        <w:t xml:space="preserve"> ambiguity-float and ambiguity-true value. The row panels</w:t>
      </w:r>
      <w:r w:rsidR="00F45B43" w:rsidRPr="007F7917">
        <w:rPr>
          <w:rFonts w:eastAsia="宋体" w:cs="Times New Roman"/>
        </w:rPr>
        <w:t xml:space="preserve"> from </w:t>
      </w:r>
      <w:r w:rsidR="00F45B43" w:rsidRPr="007F7917">
        <w:rPr>
          <w:rFonts w:eastAsia="宋体" w:cs="Times New Roman"/>
          <w:i/>
        </w:rPr>
        <w:t>left</w:t>
      </w:r>
      <w:r w:rsidR="00F45B43" w:rsidRPr="007F7917">
        <w:rPr>
          <w:rFonts w:eastAsia="宋体" w:cs="Times New Roman"/>
        </w:rPr>
        <w:t xml:space="preserve"> to </w:t>
      </w:r>
      <w:r w:rsidR="00F45B43" w:rsidRPr="007F7917">
        <w:rPr>
          <w:rFonts w:eastAsia="宋体" w:cs="Times New Roman"/>
          <w:i/>
        </w:rPr>
        <w:t>right</w:t>
      </w:r>
      <w:r w:rsidR="00F45B43" w:rsidRPr="007F7917">
        <w:rPr>
          <w:rFonts w:eastAsia="宋体" w:cs="Times New Roman"/>
        </w:rPr>
        <w:t xml:space="preserve"> </w:t>
      </w:r>
      <w:r w:rsidRPr="007F7917">
        <w:rPr>
          <w:rFonts w:eastAsia="宋体" w:cs="Times New Roman"/>
        </w:rPr>
        <w:t xml:space="preserve">represent </w:t>
      </w:r>
      <w:r w:rsidR="00F45B43" w:rsidRPr="007F7917">
        <w:rPr>
          <w:rFonts w:eastAsia="宋体" w:cs="Times New Roman"/>
        </w:rPr>
        <w:t>the baselines of 22.4km</w:t>
      </w:r>
      <w:r w:rsidR="00F45B43" w:rsidRPr="007F7917">
        <w:rPr>
          <w:rFonts w:eastAsia="宋体" w:cs="Times New Roman"/>
        </w:rPr>
        <w:t>、</w:t>
      </w:r>
      <w:r w:rsidR="00F45B43" w:rsidRPr="007F7917">
        <w:rPr>
          <w:rFonts w:eastAsia="宋体" w:cs="Times New Roman"/>
        </w:rPr>
        <w:t xml:space="preserve">42.5km and 68.8km. The column panels from up to button represent the </w:t>
      </w:r>
      <w:r w:rsidR="00282B1E">
        <w:rPr>
          <w:rFonts w:eastAsia="宋体" w:cs="Times New Roman"/>
        </w:rPr>
        <w:t>extra wide-lane</w:t>
      </w:r>
      <w:r w:rsidR="00F45B43" w:rsidRPr="007F7917">
        <w:rPr>
          <w:rFonts w:eastAsia="宋体" w:cs="Times New Roman"/>
        </w:rPr>
        <w:t xml:space="preserve"> ambiguity </w:t>
      </w:r>
      <w:r w:rsidR="00F45B43" w:rsidRPr="007F7917">
        <w:rPr>
          <w:rFonts w:eastAsia="宋体" w:cs="Times New Roman"/>
          <w:i/>
        </w:rPr>
        <w:t>a</w:t>
      </w:r>
      <w:r w:rsidR="00F45B43" w:rsidRPr="007F7917">
        <w:rPr>
          <w:rFonts w:eastAsia="宋体" w:cs="Times New Roman"/>
          <w:vertAlign w:val="subscript"/>
        </w:rPr>
        <w:t>(0,</w:t>
      </w:r>
      <w:r w:rsidR="00F45B43" w:rsidRPr="007F7917">
        <w:rPr>
          <w:rFonts w:eastAsia="宋体" w:cs="Times New Roman"/>
          <w:vertAlign w:val="subscript"/>
        </w:rPr>
        <w:sym w:font="Symbol" w:char="F02D"/>
      </w:r>
      <w:r w:rsidR="00F45B43" w:rsidRPr="007F7917">
        <w:rPr>
          <w:rFonts w:eastAsia="宋体" w:cs="Times New Roman"/>
          <w:vertAlign w:val="subscript"/>
        </w:rPr>
        <w:t xml:space="preserve">1,1) </w:t>
      </w:r>
      <w:r w:rsidR="00F45B43" w:rsidRPr="007F7917">
        <w:rPr>
          <w:rFonts w:eastAsia="宋体" w:cs="Times New Roman"/>
        </w:rPr>
        <w:t xml:space="preserve">and </w:t>
      </w:r>
      <w:r w:rsidR="00F45B43" w:rsidRPr="007F7917">
        <w:rPr>
          <w:rFonts w:eastAsia="宋体" w:cs="Times New Roman"/>
          <w:i/>
        </w:rPr>
        <w:t>a</w:t>
      </w:r>
      <w:r w:rsidR="00F45B43" w:rsidRPr="007F7917">
        <w:rPr>
          <w:rFonts w:eastAsia="宋体" w:cs="Times New Roman"/>
          <w:vertAlign w:val="subscript"/>
        </w:rPr>
        <w:t xml:space="preserve">(1, 3, </w:t>
      </w:r>
      <w:r w:rsidR="00F45B43" w:rsidRPr="007F7917">
        <w:rPr>
          <w:rFonts w:eastAsia="宋体" w:cs="Times New Roman"/>
          <w:vertAlign w:val="subscript"/>
        </w:rPr>
        <w:sym w:font="Symbol" w:char="F02D"/>
      </w:r>
      <w:r w:rsidR="00F45B43" w:rsidRPr="007F7917">
        <w:rPr>
          <w:rFonts w:eastAsia="宋体" w:cs="Times New Roman"/>
          <w:vertAlign w:val="subscript"/>
        </w:rPr>
        <w:t>4)</w:t>
      </w:r>
      <w:r w:rsidR="00F45B43" w:rsidRPr="007F7917">
        <w:rPr>
          <w:rFonts w:eastAsia="宋体" w:cs="Times New Roman"/>
        </w:rPr>
        <w:t>.</w:t>
      </w:r>
    </w:p>
    <w:p w:rsidR="00AE2096" w:rsidRPr="007F7917" w:rsidRDefault="00AE2096" w:rsidP="001861C6">
      <w:pPr>
        <w:spacing w:line="240" w:lineRule="auto"/>
        <w:ind w:firstLine="0"/>
        <w:jc w:val="center"/>
        <w:rPr>
          <w:rFonts w:eastAsia="宋体" w:cs="Times New Roman"/>
        </w:rPr>
      </w:pPr>
      <w:r w:rsidRPr="007F7917">
        <w:rPr>
          <w:rFonts w:eastAsia="宋体" w:cs="Times New Roman"/>
        </w:rPr>
        <w:t>表</w:t>
      </w:r>
      <w:r w:rsidRPr="007F7917">
        <w:rPr>
          <w:rFonts w:eastAsia="宋体" w:cs="Times New Roman"/>
        </w:rPr>
        <w:t xml:space="preserve">3 </w:t>
      </w:r>
      <w:r w:rsidR="00A11B4C">
        <w:rPr>
          <w:rFonts w:eastAsia="宋体" w:cs="Times New Roman"/>
        </w:rPr>
        <w:t>超宽巷</w:t>
      </w:r>
      <w:r w:rsidRPr="007F7917">
        <w:rPr>
          <w:rFonts w:eastAsia="宋体" w:cs="Times New Roman"/>
        </w:rPr>
        <w:t>模糊度浮点</w:t>
      </w:r>
      <w:r w:rsidR="0047135B" w:rsidRPr="007F7917">
        <w:rPr>
          <w:rFonts w:eastAsia="宋体" w:cs="Times New Roman"/>
        </w:rPr>
        <w:t>解</w:t>
      </w:r>
      <w:r w:rsidRPr="007F7917">
        <w:rPr>
          <w:rFonts w:eastAsia="宋体" w:cs="Times New Roman"/>
        </w:rPr>
        <w:t>与真值差值的统计结果</w:t>
      </w:r>
    </w:p>
    <w:p w:rsidR="00E12373" w:rsidRPr="007F7917" w:rsidRDefault="00E12373" w:rsidP="001861C6">
      <w:pPr>
        <w:spacing w:line="240" w:lineRule="auto"/>
        <w:ind w:firstLine="0"/>
        <w:jc w:val="center"/>
        <w:rPr>
          <w:rFonts w:eastAsia="宋体" w:cs="Times New Roman"/>
        </w:rPr>
      </w:pPr>
      <w:r w:rsidRPr="007F7917">
        <w:rPr>
          <w:rFonts w:eastAsia="宋体" w:cs="Times New Roman"/>
        </w:rPr>
        <w:t>Table</w:t>
      </w:r>
      <w:r w:rsidR="009B6D44" w:rsidRPr="007F7917">
        <w:rPr>
          <w:rFonts w:eastAsia="宋体" w:cs="Times New Roman"/>
        </w:rPr>
        <w:t xml:space="preserve"> 3</w:t>
      </w:r>
      <w:r w:rsidRPr="007F7917">
        <w:rPr>
          <w:rFonts w:eastAsia="宋体" w:cs="Times New Roman"/>
        </w:rPr>
        <w:t xml:space="preserve"> Difference of between </w:t>
      </w:r>
      <w:r w:rsidR="002935CF">
        <w:rPr>
          <w:rFonts w:eastAsia="宋体" w:cs="Times New Roman" w:hint="eastAsia"/>
        </w:rPr>
        <w:t>extra</w:t>
      </w:r>
      <w:r w:rsidR="002935CF">
        <w:rPr>
          <w:rFonts w:eastAsia="宋体" w:cs="Times New Roman"/>
        </w:rPr>
        <w:t xml:space="preserve"> wide-lane</w:t>
      </w:r>
      <w:r w:rsidRPr="007F7917">
        <w:rPr>
          <w:rFonts w:eastAsia="宋体" w:cs="Times New Roman"/>
        </w:rPr>
        <w:t xml:space="preserve"> ambiguity-float and ambiguity-true value.</w:t>
      </w:r>
    </w:p>
    <w:tbl>
      <w:tblPr>
        <w:tblW w:w="0" w:type="auto"/>
        <w:tblLook w:val="04A0" w:firstRow="1" w:lastRow="0" w:firstColumn="1" w:lastColumn="0" w:noHBand="0" w:noVBand="1"/>
      </w:tblPr>
      <w:tblGrid>
        <w:gridCol w:w="1185"/>
        <w:gridCol w:w="1185"/>
        <w:gridCol w:w="1185"/>
        <w:gridCol w:w="1185"/>
        <w:gridCol w:w="1185"/>
        <w:gridCol w:w="1185"/>
        <w:gridCol w:w="1186"/>
      </w:tblGrid>
      <w:tr w:rsidR="00AE2096" w:rsidRPr="007F7917" w:rsidTr="007E3F6A">
        <w:tc>
          <w:tcPr>
            <w:tcW w:w="1185" w:type="dxa"/>
            <w:tcBorders>
              <w:top w:val="single" w:sz="12" w:space="0" w:color="auto"/>
            </w:tcBorders>
            <w:vAlign w:val="center"/>
          </w:tcPr>
          <w:p w:rsidR="00AE2096" w:rsidRPr="007F7917" w:rsidRDefault="00AE2096" w:rsidP="001861C6">
            <w:pPr>
              <w:spacing w:line="240" w:lineRule="auto"/>
              <w:ind w:firstLine="0"/>
              <w:jc w:val="center"/>
              <w:rPr>
                <w:rFonts w:eastAsia="宋体" w:cs="Times New Roman"/>
              </w:rPr>
            </w:pPr>
          </w:p>
        </w:tc>
        <w:tc>
          <w:tcPr>
            <w:tcW w:w="3555" w:type="dxa"/>
            <w:gridSpan w:val="3"/>
            <w:tcBorders>
              <w:top w:val="single" w:sz="12" w:space="0" w:color="auto"/>
              <w:bottom w:val="single" w:sz="8" w:space="0" w:color="auto"/>
            </w:tcBorders>
            <w:vAlign w:val="center"/>
          </w:tcPr>
          <w:p w:rsidR="00AE2096" w:rsidRPr="007F7917" w:rsidRDefault="002935CF" w:rsidP="001861C6">
            <w:pPr>
              <w:spacing w:line="240" w:lineRule="auto"/>
              <w:ind w:firstLine="0"/>
              <w:jc w:val="center"/>
              <w:rPr>
                <w:rFonts w:eastAsia="宋体" w:cs="Times New Roman"/>
              </w:rPr>
            </w:pPr>
            <w:r w:rsidRPr="007F7917">
              <w:rPr>
                <w:rFonts w:eastAsia="宋体" w:cs="Times New Roman"/>
                <w:i/>
              </w:rPr>
              <w:t>a</w:t>
            </w:r>
            <w:r w:rsidRPr="007F7917">
              <w:rPr>
                <w:rFonts w:eastAsia="宋体" w:cs="Times New Roman"/>
                <w:vertAlign w:val="subscript"/>
              </w:rPr>
              <w:t>(0,</w:t>
            </w:r>
            <w:r w:rsidRPr="007F7917">
              <w:rPr>
                <w:rFonts w:eastAsia="宋体" w:cs="Times New Roman"/>
                <w:vertAlign w:val="subscript"/>
              </w:rPr>
              <w:sym w:font="Symbol" w:char="F02D"/>
            </w:r>
            <w:r w:rsidRPr="007F7917">
              <w:rPr>
                <w:rFonts w:eastAsia="宋体" w:cs="Times New Roman"/>
                <w:vertAlign w:val="subscript"/>
              </w:rPr>
              <w:t>1,1)</w:t>
            </w:r>
          </w:p>
        </w:tc>
        <w:tc>
          <w:tcPr>
            <w:tcW w:w="3556" w:type="dxa"/>
            <w:gridSpan w:val="3"/>
            <w:tcBorders>
              <w:top w:val="single" w:sz="12" w:space="0" w:color="auto"/>
              <w:bottom w:val="single" w:sz="8" w:space="0" w:color="auto"/>
            </w:tcBorders>
            <w:vAlign w:val="center"/>
          </w:tcPr>
          <w:p w:rsidR="00AE2096" w:rsidRPr="007F7917" w:rsidRDefault="002935CF" w:rsidP="001861C6">
            <w:pPr>
              <w:spacing w:line="240" w:lineRule="auto"/>
              <w:ind w:firstLine="0"/>
              <w:jc w:val="center"/>
              <w:rPr>
                <w:rFonts w:eastAsia="宋体" w:cs="Times New Roman"/>
              </w:rPr>
            </w:pPr>
            <w:r w:rsidRPr="007F7917">
              <w:rPr>
                <w:rFonts w:eastAsia="宋体" w:cs="Times New Roman"/>
                <w:i/>
              </w:rPr>
              <w:t>a</w:t>
            </w:r>
            <w:r w:rsidRPr="007F7917">
              <w:rPr>
                <w:rFonts w:eastAsia="宋体" w:cs="Times New Roman"/>
                <w:vertAlign w:val="subscript"/>
              </w:rPr>
              <w:t xml:space="preserve">(1, 3, </w:t>
            </w:r>
            <w:r w:rsidRPr="007F7917">
              <w:rPr>
                <w:rFonts w:eastAsia="宋体" w:cs="Times New Roman"/>
                <w:vertAlign w:val="subscript"/>
              </w:rPr>
              <w:sym w:font="Symbol" w:char="F02D"/>
            </w:r>
            <w:r w:rsidRPr="007F7917">
              <w:rPr>
                <w:rFonts w:eastAsia="宋体" w:cs="Times New Roman"/>
                <w:vertAlign w:val="subscript"/>
              </w:rPr>
              <w:t>4)</w:t>
            </w:r>
          </w:p>
        </w:tc>
      </w:tr>
      <w:tr w:rsidR="00AE2096" w:rsidRPr="007F7917" w:rsidTr="007E3F6A">
        <w:tc>
          <w:tcPr>
            <w:tcW w:w="1185"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p>
        </w:tc>
        <w:tc>
          <w:tcPr>
            <w:tcW w:w="1185" w:type="dxa"/>
            <w:tcBorders>
              <w:top w:val="single" w:sz="8" w:space="0" w:color="auto"/>
              <w:bottom w:val="single" w:sz="8" w:space="0" w:color="auto"/>
            </w:tcBorders>
            <w:vAlign w:val="center"/>
          </w:tcPr>
          <w:p w:rsidR="00AE2096" w:rsidRPr="007F7917" w:rsidRDefault="0047135B" w:rsidP="001861C6">
            <w:pPr>
              <w:spacing w:line="240" w:lineRule="auto"/>
              <w:ind w:firstLine="0"/>
              <w:jc w:val="center"/>
              <w:rPr>
                <w:rFonts w:eastAsia="宋体" w:cs="Times New Roman"/>
              </w:rPr>
            </w:pPr>
            <w:r w:rsidRPr="007F7917">
              <w:rPr>
                <w:rFonts w:eastAsia="宋体" w:cs="Times New Roman"/>
              </w:rPr>
              <w:t>MEAN</w:t>
            </w:r>
          </w:p>
        </w:tc>
        <w:tc>
          <w:tcPr>
            <w:tcW w:w="1185" w:type="dxa"/>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STD</w:t>
            </w:r>
          </w:p>
        </w:tc>
        <w:tc>
          <w:tcPr>
            <w:tcW w:w="1185" w:type="dxa"/>
            <w:tcBorders>
              <w:bottom w:val="single" w:sz="8" w:space="0" w:color="auto"/>
            </w:tcBorders>
            <w:vAlign w:val="center"/>
          </w:tcPr>
          <w:p w:rsidR="00AE2096" w:rsidRPr="007F7917" w:rsidRDefault="0047135B" w:rsidP="001861C6">
            <w:pPr>
              <w:spacing w:line="240" w:lineRule="auto"/>
              <w:ind w:firstLine="0"/>
              <w:jc w:val="center"/>
              <w:rPr>
                <w:rFonts w:eastAsia="宋体" w:cs="Times New Roman"/>
              </w:rPr>
            </w:pPr>
            <w:r w:rsidRPr="007F7917">
              <w:rPr>
                <w:rFonts w:eastAsia="宋体" w:cs="Times New Roman"/>
              </w:rPr>
              <w:t>MAX</w:t>
            </w:r>
          </w:p>
        </w:tc>
        <w:tc>
          <w:tcPr>
            <w:tcW w:w="1185" w:type="dxa"/>
            <w:tcBorders>
              <w:bottom w:val="single" w:sz="8" w:space="0" w:color="auto"/>
            </w:tcBorders>
            <w:vAlign w:val="center"/>
          </w:tcPr>
          <w:p w:rsidR="00AE2096" w:rsidRPr="007F7917" w:rsidRDefault="0047135B" w:rsidP="001861C6">
            <w:pPr>
              <w:spacing w:line="240" w:lineRule="auto"/>
              <w:ind w:firstLine="0"/>
              <w:jc w:val="center"/>
              <w:rPr>
                <w:rFonts w:eastAsia="宋体" w:cs="Times New Roman"/>
              </w:rPr>
            </w:pPr>
            <w:r w:rsidRPr="007F7917">
              <w:rPr>
                <w:rFonts w:eastAsia="宋体" w:cs="Times New Roman"/>
              </w:rPr>
              <w:t>MEAN</w:t>
            </w:r>
          </w:p>
        </w:tc>
        <w:tc>
          <w:tcPr>
            <w:tcW w:w="1185"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STD</w:t>
            </w:r>
          </w:p>
        </w:tc>
        <w:tc>
          <w:tcPr>
            <w:tcW w:w="1186" w:type="dxa"/>
            <w:tcBorders>
              <w:bottom w:val="single" w:sz="8" w:space="0" w:color="auto"/>
            </w:tcBorders>
            <w:vAlign w:val="center"/>
          </w:tcPr>
          <w:p w:rsidR="00AE2096" w:rsidRPr="007F7917" w:rsidRDefault="0047135B" w:rsidP="001861C6">
            <w:pPr>
              <w:spacing w:line="240" w:lineRule="auto"/>
              <w:ind w:firstLine="0"/>
              <w:jc w:val="center"/>
              <w:rPr>
                <w:rFonts w:eastAsia="宋体" w:cs="Times New Roman"/>
              </w:rPr>
            </w:pPr>
            <w:r w:rsidRPr="007F7917">
              <w:rPr>
                <w:rFonts w:eastAsia="宋体" w:cs="Times New Roman"/>
              </w:rPr>
              <w:t>MAX</w:t>
            </w:r>
          </w:p>
        </w:tc>
      </w:tr>
      <w:tr w:rsidR="00AE2096" w:rsidRPr="007F7917" w:rsidTr="007E3F6A">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22.4km</w:t>
            </w:r>
          </w:p>
        </w:tc>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sym w:font="Symbol" w:char="F02D"/>
            </w:r>
            <w:r w:rsidRPr="007F7917">
              <w:rPr>
                <w:rFonts w:eastAsia="宋体" w:cs="Times New Roman"/>
              </w:rPr>
              <w:t>0.002</w:t>
            </w:r>
          </w:p>
        </w:tc>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0.073</w:t>
            </w:r>
          </w:p>
        </w:tc>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0.362</w:t>
            </w:r>
          </w:p>
        </w:tc>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0.006</w:t>
            </w:r>
          </w:p>
        </w:tc>
        <w:tc>
          <w:tcPr>
            <w:tcW w:w="118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0.071</w:t>
            </w:r>
          </w:p>
        </w:tc>
        <w:tc>
          <w:tcPr>
            <w:tcW w:w="1186"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0.316</w:t>
            </w:r>
          </w:p>
        </w:tc>
      </w:tr>
      <w:tr w:rsidR="00AE2096" w:rsidRPr="007F7917" w:rsidTr="007E3F6A">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42.5km</w:t>
            </w:r>
          </w:p>
        </w:tc>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sym w:font="Symbol" w:char="F02D"/>
            </w:r>
            <w:r w:rsidRPr="007F7917">
              <w:rPr>
                <w:rFonts w:eastAsia="宋体" w:cs="Times New Roman"/>
              </w:rPr>
              <w:t>0.002</w:t>
            </w:r>
          </w:p>
        </w:tc>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0.081</w:t>
            </w:r>
          </w:p>
        </w:tc>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0.375</w:t>
            </w:r>
          </w:p>
        </w:tc>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0.012</w:t>
            </w:r>
          </w:p>
        </w:tc>
        <w:tc>
          <w:tcPr>
            <w:tcW w:w="118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0.070</w:t>
            </w:r>
          </w:p>
        </w:tc>
        <w:tc>
          <w:tcPr>
            <w:tcW w:w="1186"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0.281</w:t>
            </w:r>
          </w:p>
        </w:tc>
      </w:tr>
      <w:tr w:rsidR="00AE2096" w:rsidRPr="007F7917" w:rsidTr="007E3F6A">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68.8km</w:t>
            </w:r>
          </w:p>
        </w:tc>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0.005</w:t>
            </w:r>
          </w:p>
        </w:tc>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0.081</w:t>
            </w:r>
          </w:p>
        </w:tc>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0.325</w:t>
            </w:r>
          </w:p>
        </w:tc>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sym w:font="Symbol" w:char="F02D"/>
            </w:r>
            <w:r w:rsidRPr="007F7917">
              <w:rPr>
                <w:rFonts w:eastAsia="宋体" w:cs="Times New Roman"/>
              </w:rPr>
              <w:t>0.012</w:t>
            </w:r>
          </w:p>
        </w:tc>
        <w:tc>
          <w:tcPr>
            <w:tcW w:w="118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0.091</w:t>
            </w:r>
          </w:p>
        </w:tc>
        <w:tc>
          <w:tcPr>
            <w:tcW w:w="1186"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0.387</w:t>
            </w:r>
          </w:p>
        </w:tc>
      </w:tr>
    </w:tbl>
    <w:p w:rsidR="00951AEA" w:rsidRDefault="00951AEA" w:rsidP="001861C6">
      <w:pPr>
        <w:spacing w:line="240" w:lineRule="auto"/>
        <w:ind w:firstLine="0"/>
        <w:rPr>
          <w:rFonts w:eastAsia="黑体" w:cs="Times New Roman"/>
          <w:b/>
        </w:rPr>
      </w:pPr>
    </w:p>
    <w:p w:rsidR="00AE2096" w:rsidRPr="007F7917" w:rsidRDefault="00AE2096" w:rsidP="001861C6">
      <w:pPr>
        <w:spacing w:line="240" w:lineRule="auto"/>
        <w:ind w:firstLine="0"/>
        <w:rPr>
          <w:rFonts w:eastAsia="黑体" w:cs="Times New Roman"/>
          <w:b/>
        </w:rPr>
      </w:pPr>
      <w:r w:rsidRPr="007F7917">
        <w:rPr>
          <w:rFonts w:eastAsia="黑体" w:cs="Times New Roman"/>
          <w:b/>
        </w:rPr>
        <w:t xml:space="preserve">3.2 </w:t>
      </w:r>
      <w:r w:rsidR="00A11B4C">
        <w:rPr>
          <w:rFonts w:eastAsia="黑体" w:cs="Times New Roman"/>
          <w:b/>
        </w:rPr>
        <w:t>窄巷</w:t>
      </w:r>
      <w:r w:rsidRPr="007F7917">
        <w:rPr>
          <w:rFonts w:eastAsia="黑体" w:cs="Times New Roman"/>
          <w:b/>
        </w:rPr>
        <w:t>模糊度解算</w:t>
      </w:r>
      <w:r w:rsidR="00036937" w:rsidRPr="007F7917">
        <w:rPr>
          <w:rFonts w:eastAsia="黑体" w:cs="Times New Roman"/>
          <w:b/>
        </w:rPr>
        <w:t>模型</w:t>
      </w:r>
    </w:p>
    <w:p w:rsidR="00AE2096" w:rsidRPr="007F7917" w:rsidRDefault="00995B2C" w:rsidP="001861C6">
      <w:pPr>
        <w:spacing w:line="240" w:lineRule="auto"/>
        <w:jc w:val="both"/>
        <w:rPr>
          <w:rFonts w:eastAsia="宋体" w:cs="Times New Roman"/>
        </w:rPr>
      </w:pPr>
      <w:r w:rsidRPr="007F7917">
        <w:rPr>
          <w:rFonts w:eastAsia="宋体" w:cs="Times New Roman"/>
        </w:rPr>
        <w:t>结合北斗三频的非组合模型，</w:t>
      </w:r>
      <w:r w:rsidR="003F7484" w:rsidRPr="007F7917">
        <w:rPr>
          <w:rFonts w:eastAsia="宋体" w:cs="Times New Roman"/>
        </w:rPr>
        <w:t>设计</w:t>
      </w:r>
      <w:r w:rsidR="00350BA8">
        <w:rPr>
          <w:rFonts w:eastAsia="宋体" w:cs="Times New Roman"/>
        </w:rPr>
        <w:t>变换</w:t>
      </w:r>
      <w:r w:rsidR="002257F4" w:rsidRPr="007F7917">
        <w:rPr>
          <w:rFonts w:eastAsia="宋体" w:cs="Times New Roman"/>
        </w:rPr>
        <w:t>矩阵</w:t>
      </w:r>
      <w:r w:rsidR="002257F4" w:rsidRPr="007F7917">
        <w:rPr>
          <w:rFonts w:eastAsia="宋体" w:cs="Times New Roman"/>
          <w:b/>
          <w:i/>
        </w:rPr>
        <w:t>C</w:t>
      </w:r>
      <w:r w:rsidR="00C1259A" w:rsidRPr="007F7917">
        <w:rPr>
          <w:rFonts w:eastAsia="宋体" w:cs="Times New Roman"/>
        </w:rPr>
        <w:t>消除</w:t>
      </w:r>
      <w:r w:rsidR="00C77C5B" w:rsidRPr="007F7917">
        <w:rPr>
          <w:rFonts w:eastAsia="宋体" w:cs="Times New Roman"/>
        </w:rPr>
        <w:t>模型中的</w:t>
      </w:r>
      <w:r w:rsidR="002257F4" w:rsidRPr="007F7917">
        <w:rPr>
          <w:rFonts w:eastAsia="宋体" w:cs="Times New Roman"/>
        </w:rPr>
        <w:t>电离层</w:t>
      </w:r>
      <w:r w:rsidR="00C1259A" w:rsidRPr="007F7917">
        <w:rPr>
          <w:rFonts w:eastAsia="宋体" w:cs="Times New Roman"/>
        </w:rPr>
        <w:t>延迟</w:t>
      </w:r>
      <w:r w:rsidR="002257F4" w:rsidRPr="007F7917">
        <w:rPr>
          <w:rFonts w:eastAsia="宋体" w:cs="Times New Roman"/>
        </w:rPr>
        <w:t>参数</w:t>
      </w:r>
      <w:r w:rsidR="002257F4" w:rsidRPr="007F7917">
        <w:rPr>
          <w:rFonts w:eastAsia="宋体" w:cs="Times New Roman"/>
          <w:i/>
        </w:rPr>
        <w:sym w:font="Symbol" w:char="F069"/>
      </w:r>
      <w:r w:rsidR="002257F4" w:rsidRPr="007F7917">
        <w:rPr>
          <w:rFonts w:eastAsia="宋体" w:cs="Times New Roman"/>
        </w:rPr>
        <w:t>，构建</w:t>
      </w:r>
      <w:r w:rsidR="00194CA6" w:rsidRPr="007F7917">
        <w:rPr>
          <w:rFonts w:eastAsia="宋体" w:cs="Times New Roman"/>
        </w:rPr>
        <w:t>形如式</w:t>
      </w:r>
      <w:ins w:id="86" w:author="陆 仁锋" w:date="2018-04-23T18:42:00Z">
        <w:r w:rsidR="00194CA6" w:rsidRPr="007F7917">
          <w:rPr>
            <w:rFonts w:eastAsia="宋体" w:cs="Times New Roman"/>
          </w:rPr>
          <w:fldChar w:fldCharType="begin"/>
        </w:r>
        <w:r w:rsidR="00194CA6" w:rsidRPr="007F7917">
          <w:rPr>
            <w:rFonts w:eastAsia="宋体" w:cs="Times New Roman"/>
          </w:rPr>
          <w:instrText xml:space="preserve"> GOTOBUTTON ZEqnNum198846  \* MERGEFORMAT </w:instrText>
        </w:r>
        <w:r w:rsidR="00194CA6" w:rsidRPr="007F7917">
          <w:rPr>
            <w:rFonts w:eastAsia="宋体" w:cs="Times New Roman"/>
          </w:rPr>
          <w:fldChar w:fldCharType="begin"/>
        </w:r>
      </w:ins>
      <w:r w:rsidR="00194CA6" w:rsidRPr="007F7917">
        <w:rPr>
          <w:rFonts w:eastAsia="宋体" w:cs="Times New Roman"/>
        </w:rPr>
        <w:instrText xml:space="preserve"> REF ZEqnNum198846 \* Charformat \! \* MERGEFORMAT </w:instrText>
      </w:r>
      <w:ins w:id="87" w:author="陆 仁锋" w:date="2018-04-23T18:42:00Z">
        <w:r w:rsidR="00194CA6"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15</w:instrText>
      </w:r>
      <w:r w:rsidR="002A126A" w:rsidRPr="007F7917">
        <w:rPr>
          <w:rFonts w:eastAsia="宋体" w:cs="Times New Roman"/>
        </w:rPr>
        <w:instrText>)</w:instrText>
      </w:r>
      <w:ins w:id="88" w:author="陆 仁锋" w:date="2018-04-23T18:42:00Z">
        <w:r w:rsidR="00194CA6" w:rsidRPr="007F7917">
          <w:rPr>
            <w:rFonts w:eastAsia="宋体" w:cs="Times New Roman"/>
          </w:rPr>
          <w:fldChar w:fldCharType="end"/>
        </w:r>
        <w:r w:rsidR="00194CA6" w:rsidRPr="007F7917">
          <w:rPr>
            <w:rFonts w:eastAsia="宋体" w:cs="Times New Roman"/>
          </w:rPr>
          <w:fldChar w:fldCharType="end"/>
        </w:r>
      </w:ins>
      <w:del w:id="89" w:author="陆 仁锋" w:date="2018-04-23T18:42:00Z">
        <w:r w:rsidR="00194CA6" w:rsidRPr="007F7917">
          <w:rPr>
            <w:rFonts w:eastAsia="宋体" w:cs="Times New Roman"/>
          </w:rPr>
          <w:fldChar w:fldCharType="begin"/>
        </w:r>
        <w:r w:rsidR="00194CA6" w:rsidRPr="007F7917">
          <w:rPr>
            <w:rFonts w:eastAsia="宋体" w:cs="Times New Roman"/>
          </w:rPr>
          <w:delInstrText xml:space="preserve"> GOTOBUTTON ZEqnNum198846  \* MERGEFORMAT </w:delInstrText>
        </w:r>
        <w:r w:rsidR="00194CA6" w:rsidRPr="007F7917">
          <w:rPr>
            <w:rFonts w:eastAsia="宋体" w:cs="Times New Roman"/>
          </w:rPr>
          <w:fldChar w:fldCharType="begin"/>
        </w:r>
        <w:r w:rsidR="00194CA6" w:rsidRPr="007F7917">
          <w:rPr>
            <w:rFonts w:eastAsia="宋体" w:cs="Times New Roman"/>
          </w:rPr>
          <w:delInstrText xml:space="preserve"> REF ZEqnNum198846 \* Charformat \! \* MERGEFORMAT </w:delInstrText>
        </w:r>
        <w:r w:rsidR="00194CA6"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5</w:delInstrText>
        </w:r>
        <w:r w:rsidR="00E06C65" w:rsidRPr="007F7917">
          <w:rPr>
            <w:rFonts w:eastAsia="宋体" w:cs="Times New Roman"/>
          </w:rPr>
          <w:delInstrText>)</w:delInstrText>
        </w:r>
        <w:r w:rsidR="00194CA6" w:rsidRPr="007F7917">
          <w:rPr>
            <w:rFonts w:eastAsia="宋体" w:cs="Times New Roman"/>
          </w:rPr>
          <w:fldChar w:fldCharType="end"/>
        </w:r>
        <w:r w:rsidR="00194CA6" w:rsidRPr="007F7917">
          <w:rPr>
            <w:rFonts w:eastAsia="宋体" w:cs="Times New Roman"/>
          </w:rPr>
          <w:fldChar w:fldCharType="end"/>
        </w:r>
      </w:del>
      <w:r w:rsidR="00194CA6" w:rsidRPr="007F7917">
        <w:rPr>
          <w:rFonts w:eastAsia="宋体" w:cs="Times New Roman"/>
        </w:rPr>
        <w:t>的</w:t>
      </w:r>
      <w:r w:rsidR="002257F4" w:rsidRPr="007F7917">
        <w:rPr>
          <w:rFonts w:eastAsia="宋体" w:cs="Times New Roman"/>
        </w:rPr>
        <w:t>基于</w:t>
      </w:r>
      <w:r w:rsidR="002257F4" w:rsidRPr="007F7917">
        <w:rPr>
          <w:rFonts w:eastAsia="宋体" w:cs="Times New Roman"/>
        </w:rPr>
        <w:t>GB-IF</w:t>
      </w:r>
      <w:r w:rsidR="002257F4" w:rsidRPr="007F7917">
        <w:rPr>
          <w:rFonts w:eastAsia="宋体" w:cs="Times New Roman"/>
        </w:rPr>
        <w:t>组合的</w:t>
      </w:r>
      <w:r w:rsidR="00A11B4C">
        <w:rPr>
          <w:rFonts w:eastAsia="宋体" w:cs="Times New Roman"/>
        </w:rPr>
        <w:t>窄巷</w:t>
      </w:r>
      <w:r w:rsidR="002933B5" w:rsidRPr="007F7917">
        <w:rPr>
          <w:rFonts w:eastAsia="宋体" w:cs="Times New Roman"/>
        </w:rPr>
        <w:t>模糊度解算</w:t>
      </w:r>
      <w:r w:rsidR="002257F4" w:rsidRPr="007F7917">
        <w:rPr>
          <w:rFonts w:eastAsia="宋体" w:cs="Times New Roman"/>
        </w:rPr>
        <w:t>模型。</w:t>
      </w:r>
      <w:r w:rsidR="00C77C5B" w:rsidRPr="007F7917">
        <w:rPr>
          <w:rFonts w:eastAsia="宋体" w:cs="Times New Roman"/>
        </w:rPr>
        <w:t>同时利用上述两组正确解算的</w:t>
      </w:r>
      <w:r w:rsidR="00A11B4C">
        <w:rPr>
          <w:rFonts w:eastAsia="宋体" w:cs="Times New Roman"/>
        </w:rPr>
        <w:t>超宽巷</w:t>
      </w:r>
      <w:r w:rsidR="00C77C5B" w:rsidRPr="007F7917">
        <w:rPr>
          <w:rFonts w:eastAsia="宋体" w:cs="Times New Roman"/>
        </w:rPr>
        <w:t>模糊度值，形成如</w:t>
      </w:r>
      <w:r w:rsidR="00613637" w:rsidRPr="007F7917">
        <w:rPr>
          <w:rFonts w:eastAsia="宋体" w:cs="Times New Roman"/>
        </w:rPr>
        <w:t>下的</w:t>
      </w:r>
      <w:r w:rsidR="00C77C5B" w:rsidRPr="007F7917">
        <w:rPr>
          <w:rFonts w:eastAsia="宋体" w:cs="Times New Roman"/>
        </w:rPr>
        <w:t>模糊度线性</w:t>
      </w:r>
      <w:r w:rsidR="00AE2096" w:rsidRPr="007F7917">
        <w:rPr>
          <w:rFonts w:eastAsia="宋体" w:cs="Times New Roman"/>
        </w:rPr>
        <w:t>约束，</w:t>
      </w:r>
    </w:p>
    <w:p w:rsidR="00AE2096" w:rsidRPr="007F7917" w:rsidRDefault="00AE2096" w:rsidP="001861C6">
      <w:pPr>
        <w:pStyle w:val="MTDisplayEquation"/>
        <w:spacing w:line="240" w:lineRule="auto"/>
        <w:jc w:val="both"/>
        <w:rPr>
          <w:rFonts w:eastAsia="宋体" w:cs="Times New Roman"/>
        </w:rPr>
      </w:pPr>
      <w:r w:rsidRPr="007F7917">
        <w:rPr>
          <w:rFonts w:eastAsia="宋体" w:cs="Times New Roman"/>
        </w:rPr>
        <w:tab/>
      </w:r>
      <w:r w:rsidRPr="007F7917">
        <w:rPr>
          <w:rFonts w:eastAsia="宋体" w:cs="Times New Roman"/>
          <w:position w:val="-50"/>
        </w:rPr>
        <w:object w:dxaOrig="2860" w:dyaOrig="1120">
          <v:shape id="_x0000_i1053" type="#_x0000_t75" style="width:143.25pt;height:56.25pt" o:ole="">
            <v:imagedata r:id="rId85" o:title=""/>
          </v:shape>
          <o:OLEObject Type="Embed" ProgID="Equation.DSMT4" ShapeID="_x0000_i1053" DrawAspect="Content" ObjectID="_1586021637" r:id="rId86"/>
        </w:object>
      </w:r>
      <w:r w:rsidRPr="007F7917">
        <w:rPr>
          <w:rFonts w:eastAsia="宋体" w:cs="Times New Roman"/>
        </w:rPr>
        <w:t xml:space="preserve"> </w:t>
      </w:r>
      <w:r w:rsidRPr="007F7917">
        <w:rPr>
          <w:rFonts w:eastAsia="宋体" w:cs="Times New Roman"/>
        </w:rPr>
        <w:tab/>
      </w:r>
      <w:r w:rsidRPr="007F7917">
        <w:rPr>
          <w:rFonts w:eastAsia="宋体" w:cs="Times New Roman"/>
        </w:rPr>
        <w:fldChar w:fldCharType="begin"/>
      </w:r>
      <w:r w:rsidRPr="007F7917">
        <w:rPr>
          <w:rFonts w:eastAsia="宋体" w:cs="Times New Roman"/>
        </w:rPr>
        <w:instrText xml:space="preserve"> MACROBUTTON MTPlaceRef \* MERGEFORMAT </w:instrText>
      </w:r>
      <w:r w:rsidRPr="007F7917">
        <w:rPr>
          <w:rFonts w:eastAsia="宋体" w:cs="Times New Roman"/>
        </w:rPr>
        <w:fldChar w:fldCharType="begin"/>
      </w:r>
      <w:r w:rsidRPr="007F7917">
        <w:rPr>
          <w:rFonts w:eastAsia="宋体" w:cs="Times New Roman"/>
        </w:rPr>
        <w:instrText xml:space="preserve"> SEQ MTEqn \h \* MERGEFORMAT </w:instrText>
      </w:r>
      <w:r w:rsidRPr="007F7917">
        <w:rPr>
          <w:rFonts w:eastAsia="宋体" w:cs="Times New Roman"/>
        </w:rPr>
        <w:fldChar w:fldCharType="end"/>
      </w:r>
      <w:bookmarkStart w:id="90" w:name="ZEqnNum585084"/>
      <w:r w:rsidRPr="007F7917">
        <w:rPr>
          <w:rFonts w:eastAsia="宋体" w:cs="Times New Roman"/>
        </w:rPr>
        <w:instrText>(</w:instrText>
      </w:r>
      <w:r w:rsidR="00400E25" w:rsidRPr="007F7917">
        <w:rPr>
          <w:rFonts w:eastAsia="宋体" w:cs="Times New Roman"/>
        </w:rPr>
        <w:fldChar w:fldCharType="begin"/>
      </w:r>
      <w:r w:rsidR="00400E25" w:rsidRPr="007F7917">
        <w:rPr>
          <w:rFonts w:eastAsia="宋体" w:cs="Times New Roman"/>
        </w:rPr>
        <w:instrText xml:space="preserve"> SEQ MTEqn \c \* Arabic \* MERGEFORMAT </w:instrText>
      </w:r>
      <w:r w:rsidR="00400E25" w:rsidRPr="007F7917">
        <w:rPr>
          <w:rFonts w:eastAsia="宋体" w:cs="Times New Roman"/>
        </w:rPr>
        <w:fldChar w:fldCharType="separate"/>
      </w:r>
      <w:r w:rsidR="002A126A">
        <w:rPr>
          <w:rFonts w:eastAsia="宋体" w:cs="Times New Roman"/>
          <w:noProof/>
        </w:rPr>
        <w:instrText>22</w:instrText>
      </w:r>
      <w:r w:rsidR="00400E25" w:rsidRPr="007F7917">
        <w:rPr>
          <w:rFonts w:eastAsia="宋体" w:cs="Times New Roman"/>
          <w:noProof/>
        </w:rPr>
        <w:fldChar w:fldCharType="end"/>
      </w:r>
      <w:r w:rsidRPr="007F7917">
        <w:rPr>
          <w:rFonts w:eastAsia="宋体" w:cs="Times New Roman"/>
        </w:rPr>
        <w:instrText>)</w:instrText>
      </w:r>
      <w:bookmarkEnd w:id="90"/>
      <w:r w:rsidRPr="007F7917">
        <w:rPr>
          <w:rFonts w:eastAsia="宋体" w:cs="Times New Roman"/>
        </w:rPr>
        <w:fldChar w:fldCharType="end"/>
      </w:r>
    </w:p>
    <w:p w:rsidR="0067692A" w:rsidRDefault="00D20B0F" w:rsidP="001861C6">
      <w:pPr>
        <w:spacing w:line="240" w:lineRule="auto"/>
        <w:jc w:val="both"/>
        <w:rPr>
          <w:ins w:id="91" w:author="陆 仁锋" w:date="2018-04-23T18:42:00Z"/>
          <w:rFonts w:eastAsia="宋体" w:cs="Times New Roman"/>
        </w:rPr>
      </w:pPr>
      <w:ins w:id="92" w:author="陆 仁锋" w:date="2018-04-23T18:42:00Z">
        <w:r w:rsidRPr="007F7917">
          <w:rPr>
            <w:rFonts w:eastAsia="宋体" w:cs="Times New Roman"/>
          </w:rPr>
          <w:t>利用</w:t>
        </w:r>
        <w:r w:rsidR="00752B13" w:rsidRPr="007F7917">
          <w:rPr>
            <w:rFonts w:eastAsia="宋体" w:cs="Times New Roman"/>
          </w:rPr>
          <w:t>式</w:t>
        </w:r>
        <w:r w:rsidR="00752B13" w:rsidRPr="007F7917">
          <w:rPr>
            <w:rFonts w:eastAsia="宋体" w:cs="Times New Roman"/>
          </w:rPr>
          <w:fldChar w:fldCharType="begin"/>
        </w:r>
        <w:r w:rsidR="00752B13" w:rsidRPr="007F7917">
          <w:rPr>
            <w:rFonts w:eastAsia="宋体" w:cs="Times New Roman"/>
          </w:rPr>
          <w:instrText xml:space="preserve"> GOTOBUTTON ZEqnNum585084  \* MERGEFORMAT </w:instrText>
        </w:r>
        <w:r w:rsidR="00752B13" w:rsidRPr="007F7917">
          <w:rPr>
            <w:rFonts w:eastAsia="宋体" w:cs="Times New Roman"/>
          </w:rPr>
          <w:fldChar w:fldCharType="begin"/>
        </w:r>
        <w:r w:rsidR="00752B13" w:rsidRPr="007F7917">
          <w:rPr>
            <w:rFonts w:eastAsia="宋体" w:cs="Times New Roman"/>
          </w:rPr>
          <w:instrText xml:space="preserve"> REF ZEqnNum585084 \* Charformat \! \* MERGEFORMAT </w:instrText>
        </w:r>
        <w:r w:rsidR="00752B13" w:rsidRPr="007F7917">
          <w:rPr>
            <w:rFonts w:eastAsia="宋体" w:cs="Times New Roman"/>
          </w:rPr>
          <w:fldChar w:fldCharType="separate"/>
        </w:r>
      </w:ins>
      <w:r w:rsidR="002A126A" w:rsidRPr="007F7917">
        <w:rPr>
          <w:rFonts w:eastAsia="宋体" w:cs="Times New Roman"/>
        </w:rPr>
        <w:instrText>(</w:instrText>
      </w:r>
      <w:r w:rsidR="002A126A">
        <w:rPr>
          <w:rFonts w:eastAsia="宋体" w:cs="Times New Roman"/>
        </w:rPr>
        <w:instrText>22</w:instrText>
      </w:r>
      <w:r w:rsidR="002A126A" w:rsidRPr="007F7917">
        <w:rPr>
          <w:rFonts w:eastAsia="宋体" w:cs="Times New Roman"/>
        </w:rPr>
        <w:instrText>)</w:instrText>
      </w:r>
      <w:ins w:id="93" w:author="陆 仁锋" w:date="2018-04-23T18:42:00Z">
        <w:r w:rsidR="00752B13" w:rsidRPr="007F7917">
          <w:rPr>
            <w:rFonts w:eastAsia="宋体" w:cs="Times New Roman"/>
          </w:rPr>
          <w:fldChar w:fldCharType="end"/>
        </w:r>
        <w:r w:rsidR="00752B13" w:rsidRPr="007F7917">
          <w:rPr>
            <w:rFonts w:eastAsia="宋体" w:cs="Times New Roman"/>
          </w:rPr>
          <w:fldChar w:fldCharType="end"/>
        </w:r>
        <w:r w:rsidR="00752B13" w:rsidRPr="007F7917">
          <w:rPr>
            <w:rFonts w:eastAsia="宋体" w:cs="Times New Roman"/>
          </w:rPr>
          <w:t>的模糊度线性约束</w:t>
        </w:r>
        <w:r w:rsidR="00AB734B" w:rsidRPr="007F7917">
          <w:rPr>
            <w:rFonts w:eastAsia="宋体" w:cs="Times New Roman"/>
          </w:rPr>
          <w:t>，</w:t>
        </w:r>
        <w:r w:rsidR="00673596">
          <w:rPr>
            <w:rFonts w:eastAsia="宋体" w:cs="Times New Roman" w:hint="eastAsia"/>
          </w:rPr>
          <w:t>通过</w:t>
        </w:r>
        <w:r w:rsidR="00673596" w:rsidRPr="007F7917">
          <w:rPr>
            <w:rFonts w:eastAsia="宋体" w:cs="Times New Roman"/>
          </w:rPr>
          <w:t>式</w:t>
        </w:r>
        <w:r w:rsidR="00673596">
          <w:rPr>
            <w:rFonts w:eastAsia="宋体" w:cs="Times New Roman"/>
          </w:rPr>
          <w:fldChar w:fldCharType="begin"/>
        </w:r>
        <w:r w:rsidR="00673596">
          <w:rPr>
            <w:rFonts w:eastAsia="宋体" w:cs="Times New Roman"/>
          </w:rPr>
          <w:instrText xml:space="preserve"> GOTOBUTTON ZEqnNum195083  \* MERGEFORMAT </w:instrText>
        </w:r>
        <w:r w:rsidR="00673596">
          <w:rPr>
            <w:rFonts w:eastAsia="宋体" w:cs="Times New Roman"/>
          </w:rPr>
          <w:fldChar w:fldCharType="begin"/>
        </w:r>
        <w:r w:rsidR="00673596">
          <w:rPr>
            <w:rFonts w:eastAsia="宋体" w:cs="Times New Roman"/>
          </w:rPr>
          <w:instrText xml:space="preserve"> REF ZEqnNum195083 \* Charformat \! \* MERGEFORMAT </w:instrText>
        </w:r>
        <w:r w:rsidR="00673596">
          <w:rPr>
            <w:rFonts w:eastAsia="宋体" w:cs="Times New Roman"/>
          </w:rPr>
          <w:fldChar w:fldCharType="end"/>
        </w:r>
        <w:r w:rsidR="00673596">
          <w:rPr>
            <w:rFonts w:eastAsia="宋体" w:cs="Times New Roman"/>
          </w:rPr>
          <w:fldChar w:fldCharType="end"/>
        </w:r>
        <w:r w:rsidR="00673596">
          <w:rPr>
            <w:rFonts w:eastAsia="宋体" w:cs="Times New Roman" w:hint="eastAsia"/>
          </w:rPr>
          <w:t>、</w:t>
        </w:r>
        <w:r w:rsidR="00673596">
          <w:rPr>
            <w:rFonts w:eastAsia="宋体" w:cs="Times New Roman"/>
          </w:rPr>
          <w:fldChar w:fldCharType="begin"/>
        </w:r>
        <w:r w:rsidR="00673596">
          <w:rPr>
            <w:rFonts w:eastAsia="宋体" w:cs="Times New Roman"/>
          </w:rPr>
          <w:instrText xml:space="preserve"> GOTOBUTTON ZEqnNum708868  \* MERGEFORMAT </w:instrText>
        </w:r>
        <w:r w:rsidR="00673596">
          <w:rPr>
            <w:rFonts w:eastAsia="宋体" w:cs="Times New Roman"/>
          </w:rPr>
          <w:fldChar w:fldCharType="begin"/>
        </w:r>
        <w:r w:rsidR="00673596">
          <w:rPr>
            <w:rFonts w:eastAsia="宋体" w:cs="Times New Roman"/>
          </w:rPr>
          <w:instrText xml:space="preserve"> REF ZEqnNum708868 \* Charformat \! \* MERGEFORMAT </w:instrText>
        </w:r>
        <w:r w:rsidR="00673596">
          <w:rPr>
            <w:rFonts w:eastAsia="宋体" w:cs="Times New Roman"/>
          </w:rPr>
          <w:fldChar w:fldCharType="end"/>
        </w:r>
        <w:r w:rsidR="00673596">
          <w:rPr>
            <w:rFonts w:eastAsia="宋体" w:cs="Times New Roman"/>
          </w:rPr>
          <w:fldChar w:fldCharType="end"/>
        </w:r>
        <w:r w:rsidR="0067692A">
          <w:rPr>
            <w:rFonts w:eastAsia="宋体" w:cs="Times New Roman" w:hint="eastAsia"/>
          </w:rPr>
          <w:t>可以构建变换矩阵</w:t>
        </w:r>
        <w:r w:rsidR="0067692A" w:rsidRPr="0067692A">
          <w:rPr>
            <w:rFonts w:eastAsia="宋体" w:cs="Times New Roman" w:hint="eastAsia"/>
            <w:b/>
            <w:i/>
          </w:rPr>
          <w:t>Q</w:t>
        </w:r>
        <w:r w:rsidR="0067692A" w:rsidRPr="0067692A">
          <w:rPr>
            <w:rFonts w:eastAsia="宋体" w:cs="Times New Roman"/>
            <w:i/>
            <w:vertAlign w:val="subscript"/>
          </w:rPr>
          <w:t>n</w:t>
        </w:r>
        <w:r w:rsidR="0067692A">
          <w:rPr>
            <w:rFonts w:eastAsia="宋体" w:cs="Times New Roman" w:hint="eastAsia"/>
          </w:rPr>
          <w:t>为</w:t>
        </w:r>
      </w:ins>
    </w:p>
    <w:p w:rsidR="0067692A" w:rsidRDefault="00D20B0F" w:rsidP="001861C6">
      <w:pPr>
        <w:spacing w:line="240" w:lineRule="auto"/>
        <w:jc w:val="both"/>
        <w:rPr>
          <w:del w:id="94" w:author="陆 仁锋" w:date="2018-04-23T18:42:00Z"/>
          <w:rFonts w:eastAsia="宋体" w:cs="Times New Roman"/>
        </w:rPr>
      </w:pPr>
      <w:del w:id="95" w:author="陆 仁锋" w:date="2018-04-23T18:42:00Z">
        <w:r w:rsidRPr="007F7917">
          <w:rPr>
            <w:rFonts w:eastAsia="宋体" w:cs="Times New Roman"/>
          </w:rPr>
          <w:delText>利用</w:delText>
        </w:r>
        <w:r w:rsidR="00752B13" w:rsidRPr="007F7917">
          <w:rPr>
            <w:rFonts w:eastAsia="宋体" w:cs="Times New Roman"/>
          </w:rPr>
          <w:delText>式</w:delText>
        </w:r>
        <w:r w:rsidR="00752B13" w:rsidRPr="007F7917">
          <w:rPr>
            <w:rFonts w:eastAsia="宋体" w:cs="Times New Roman"/>
          </w:rPr>
          <w:fldChar w:fldCharType="begin"/>
        </w:r>
        <w:r w:rsidR="00752B13" w:rsidRPr="007F7917">
          <w:rPr>
            <w:rFonts w:eastAsia="宋体" w:cs="Times New Roman"/>
          </w:rPr>
          <w:delInstrText xml:space="preserve"> GOTOBUTTON ZEqnNum585084  \* MERGEFORMAT </w:delInstrText>
        </w:r>
        <w:r w:rsidR="00752B13" w:rsidRPr="007F7917">
          <w:rPr>
            <w:rFonts w:eastAsia="宋体" w:cs="Times New Roman"/>
          </w:rPr>
          <w:fldChar w:fldCharType="begin"/>
        </w:r>
        <w:r w:rsidR="00752B13" w:rsidRPr="007F7917">
          <w:rPr>
            <w:rFonts w:eastAsia="宋体" w:cs="Times New Roman"/>
          </w:rPr>
          <w:delInstrText xml:space="preserve"> REF ZEqnNum585084 \* Charformat \! \* MERGEFORMAT </w:delInstrText>
        </w:r>
        <w:r w:rsidR="00752B13"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12</w:delInstrText>
        </w:r>
        <w:r w:rsidR="00E06C65" w:rsidRPr="007F7917">
          <w:rPr>
            <w:rFonts w:eastAsia="宋体" w:cs="Times New Roman"/>
          </w:rPr>
          <w:delInstrText>)</w:delInstrText>
        </w:r>
        <w:r w:rsidR="00752B13" w:rsidRPr="007F7917">
          <w:rPr>
            <w:rFonts w:eastAsia="宋体" w:cs="Times New Roman"/>
          </w:rPr>
          <w:fldChar w:fldCharType="end"/>
        </w:r>
        <w:r w:rsidR="00752B13" w:rsidRPr="007F7917">
          <w:rPr>
            <w:rFonts w:eastAsia="宋体" w:cs="Times New Roman"/>
          </w:rPr>
          <w:fldChar w:fldCharType="end"/>
        </w:r>
        <w:r w:rsidR="00752B13" w:rsidRPr="007F7917">
          <w:rPr>
            <w:rFonts w:eastAsia="宋体" w:cs="Times New Roman"/>
          </w:rPr>
          <w:delText>的模糊度线性约束</w:delText>
        </w:r>
        <w:r w:rsidR="00AB734B" w:rsidRPr="007F7917">
          <w:rPr>
            <w:rFonts w:eastAsia="宋体" w:cs="Times New Roman"/>
          </w:rPr>
          <w:delText>，</w:delText>
        </w:r>
        <w:r w:rsidR="00673596">
          <w:rPr>
            <w:rFonts w:eastAsia="宋体" w:cs="Times New Roman" w:hint="eastAsia"/>
          </w:rPr>
          <w:delText>通过</w:delText>
        </w:r>
        <w:r w:rsidR="00673596" w:rsidRPr="007F7917">
          <w:rPr>
            <w:rFonts w:eastAsia="宋体" w:cs="Times New Roman"/>
          </w:rPr>
          <w:delText>式</w:delText>
        </w:r>
        <w:r w:rsidR="00673596">
          <w:rPr>
            <w:rFonts w:eastAsia="宋体" w:cs="Times New Roman"/>
          </w:rPr>
          <w:fldChar w:fldCharType="begin"/>
        </w:r>
        <w:r w:rsidR="00673596">
          <w:rPr>
            <w:rFonts w:eastAsia="宋体" w:cs="Times New Roman"/>
          </w:rPr>
          <w:delInstrText xml:space="preserve"> GOTOBUTTON ZEqnNum195083  \* MERGEFORMAT </w:delInstrText>
        </w:r>
        <w:r w:rsidR="00673596">
          <w:rPr>
            <w:rFonts w:eastAsia="宋体" w:cs="Times New Roman"/>
          </w:rPr>
          <w:fldChar w:fldCharType="begin"/>
        </w:r>
        <w:r w:rsidR="00673596">
          <w:rPr>
            <w:rFonts w:eastAsia="宋体" w:cs="Times New Roman"/>
          </w:rPr>
          <w:delInstrText xml:space="preserve"> REF ZEqnNum195083 \* Charformat \! \* MERGEFORMAT </w:delInstrText>
        </w:r>
        <w:r w:rsidR="00673596">
          <w:rPr>
            <w:rFonts w:eastAsia="宋体" w:cs="Times New Roman"/>
          </w:rPr>
          <w:fldChar w:fldCharType="separate"/>
        </w:r>
        <w:r w:rsidR="00E06C65" w:rsidRPr="00E06C65">
          <w:rPr>
            <w:rFonts w:eastAsia="宋体" w:cs="Times New Roman"/>
          </w:rPr>
          <w:delInstrText>(7)</w:delInstrText>
        </w:r>
        <w:r w:rsidR="00673596">
          <w:rPr>
            <w:rFonts w:eastAsia="宋体" w:cs="Times New Roman"/>
          </w:rPr>
          <w:fldChar w:fldCharType="end"/>
        </w:r>
        <w:r w:rsidR="00673596">
          <w:rPr>
            <w:rFonts w:eastAsia="宋体" w:cs="Times New Roman"/>
          </w:rPr>
          <w:fldChar w:fldCharType="end"/>
        </w:r>
        <w:r w:rsidR="00673596">
          <w:rPr>
            <w:rFonts w:eastAsia="宋体" w:cs="Times New Roman" w:hint="eastAsia"/>
          </w:rPr>
          <w:delText>、</w:delText>
        </w:r>
        <w:r w:rsidR="00673596">
          <w:rPr>
            <w:rFonts w:eastAsia="宋体" w:cs="Times New Roman"/>
          </w:rPr>
          <w:fldChar w:fldCharType="begin"/>
        </w:r>
        <w:r w:rsidR="00673596">
          <w:rPr>
            <w:rFonts w:eastAsia="宋体" w:cs="Times New Roman"/>
          </w:rPr>
          <w:delInstrText xml:space="preserve"> GOTOBUTTON ZEqnNum708868  \* MERGEFORMAT </w:delInstrText>
        </w:r>
        <w:r w:rsidR="00673596">
          <w:rPr>
            <w:rFonts w:eastAsia="宋体" w:cs="Times New Roman"/>
          </w:rPr>
          <w:fldChar w:fldCharType="begin"/>
        </w:r>
        <w:r w:rsidR="00673596">
          <w:rPr>
            <w:rFonts w:eastAsia="宋体" w:cs="Times New Roman"/>
          </w:rPr>
          <w:delInstrText xml:space="preserve"> REF ZEqnNum708868 \* Charformat \! \* MERGEFORMAT </w:delInstrText>
        </w:r>
        <w:r w:rsidR="00673596">
          <w:rPr>
            <w:rFonts w:eastAsia="宋体" w:cs="Times New Roman"/>
          </w:rPr>
          <w:fldChar w:fldCharType="separate"/>
        </w:r>
        <w:r w:rsidR="00E06C65" w:rsidRPr="00E06C65">
          <w:rPr>
            <w:rFonts w:eastAsia="宋体" w:cs="Times New Roman"/>
          </w:rPr>
          <w:delInstrText>(8)</w:delInstrText>
        </w:r>
        <w:r w:rsidR="00673596">
          <w:rPr>
            <w:rFonts w:eastAsia="宋体" w:cs="Times New Roman"/>
          </w:rPr>
          <w:fldChar w:fldCharType="end"/>
        </w:r>
        <w:r w:rsidR="00673596">
          <w:rPr>
            <w:rFonts w:eastAsia="宋体" w:cs="Times New Roman"/>
          </w:rPr>
          <w:fldChar w:fldCharType="end"/>
        </w:r>
        <w:r w:rsidR="0067692A">
          <w:rPr>
            <w:rFonts w:eastAsia="宋体" w:cs="Times New Roman" w:hint="eastAsia"/>
          </w:rPr>
          <w:delText>可以构建变换矩阵</w:delText>
        </w:r>
        <w:r w:rsidR="0067692A" w:rsidRPr="0067692A">
          <w:rPr>
            <w:rFonts w:eastAsia="宋体" w:cs="Times New Roman" w:hint="eastAsia"/>
            <w:b/>
            <w:i/>
          </w:rPr>
          <w:delText>Q</w:delText>
        </w:r>
        <w:r w:rsidR="0067692A" w:rsidRPr="0067692A">
          <w:rPr>
            <w:rFonts w:eastAsia="宋体" w:cs="Times New Roman"/>
            <w:i/>
            <w:vertAlign w:val="subscript"/>
          </w:rPr>
          <w:delText>n</w:delText>
        </w:r>
        <w:r w:rsidR="0067692A">
          <w:rPr>
            <w:rFonts w:eastAsia="宋体" w:cs="Times New Roman" w:hint="eastAsia"/>
          </w:rPr>
          <w:delText>为</w:delText>
        </w:r>
      </w:del>
    </w:p>
    <w:p w:rsidR="0067692A" w:rsidRDefault="0067692A" w:rsidP="0067692A">
      <w:pPr>
        <w:pStyle w:val="MTDisplayEquation"/>
      </w:pPr>
      <w:r>
        <w:tab/>
      </w:r>
      <w:r w:rsidRPr="0067692A">
        <w:rPr>
          <w:position w:val="-50"/>
        </w:rPr>
        <w:object w:dxaOrig="1560" w:dyaOrig="1120">
          <v:shape id="_x0000_i1054" type="#_x0000_t75" style="width:78pt;height:56.25pt" o:ole="">
            <v:imagedata r:id="rId87" o:title=""/>
          </v:shape>
          <o:OLEObject Type="Embed" ProgID="Equation.DSMT4" ShapeID="_x0000_i1054" DrawAspect="Content" ObjectID="_1586021638" r:id="rId88"/>
        </w:object>
      </w:r>
      <w:r>
        <w:t xml:space="preserve"> </w:t>
      </w:r>
      <w:r>
        <w:tab/>
      </w:r>
      <w:ins w:id="96" w:author="陆 仁锋" w:date="2018-04-23T18:42:00Z">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D0335">
          <w:fldChar w:fldCharType="begin"/>
        </w:r>
        <w:r w:rsidR="007D0335">
          <w:instrText xml:space="preserve"> SEQ MTEqn \c \* Arabic \* MERGEFORMAT </w:instrText>
        </w:r>
        <w:r w:rsidR="007D0335">
          <w:fldChar w:fldCharType="separate"/>
        </w:r>
      </w:ins>
      <w:r w:rsidR="002A126A">
        <w:rPr>
          <w:noProof/>
        </w:rPr>
        <w:instrText>23</w:instrText>
      </w:r>
      <w:ins w:id="97" w:author="陆 仁锋" w:date="2018-04-23T18:42:00Z">
        <w:r w:rsidR="007D0335">
          <w:rPr>
            <w:noProof/>
          </w:rPr>
          <w:fldChar w:fldCharType="end"/>
        </w:r>
        <w:r>
          <w:instrText>)</w:instrText>
        </w:r>
        <w:r>
          <w:fldChar w:fldCharType="end"/>
        </w:r>
      </w:ins>
      <w:del w:id="98" w:author="陆 仁锋" w:date="2018-04-23T18:42:00Z">
        <w:r>
          <w:fldChar w:fldCharType="begin"/>
        </w:r>
        <w:r>
          <w:delInstrText xml:space="preserve"> MACROBUTTON MTPlaceRef \* MERGEFORMAT </w:delInstrText>
        </w:r>
        <w:r>
          <w:fldChar w:fldCharType="begin"/>
        </w:r>
        <w:r>
          <w:delInstrText xml:space="preserve"> SEQ MTEqn \h \* MERGEFORMAT </w:delInstrText>
        </w:r>
        <w:r>
          <w:fldChar w:fldCharType="end"/>
        </w:r>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13</w:delInstrText>
        </w:r>
        <w:r w:rsidR="00EE44EE">
          <w:rPr>
            <w:noProof/>
          </w:rPr>
          <w:fldChar w:fldCharType="end"/>
        </w:r>
        <w:r>
          <w:delInstrText>)</w:delInstrText>
        </w:r>
        <w:r>
          <w:fldChar w:fldCharType="end"/>
        </w:r>
      </w:del>
      <w:del w:id="99" w:author="陆 仁锋" w:date="2018-04-23T18:44:00Z">
        <w:r>
          <w:fldChar w:fldCharType="begin"/>
        </w:r>
        <w:r>
          <w:delInstrText xml:space="preserve"> MACROBUTTON MTPlaceRef \* MERGEFORMAT </w:delInstrText>
        </w:r>
        <w:r>
          <w:fldChar w:fldCharType="begin"/>
        </w:r>
        <w:r>
          <w:delInstrText xml:space="preserve"> SEQ MTEqn \h \* MERGEFORMAT </w:delInstrText>
        </w:r>
        <w:r>
          <w:fldChar w:fldCharType="end"/>
        </w:r>
        <w:r>
          <w:delInstrText>(</w:delInstrText>
        </w:r>
        <w:r w:rsidR="00EE44EE">
          <w:fldChar w:fldCharType="begin"/>
        </w:r>
        <w:r w:rsidR="00EE44EE">
          <w:delInstrText xml:space="preserve"> SEQ MTEqn \c \* Arabic \* MERGEFORMAT </w:delInstrText>
        </w:r>
        <w:r w:rsidR="00EE44EE">
          <w:fldChar w:fldCharType="separate"/>
        </w:r>
        <w:r w:rsidR="00E06C65">
          <w:rPr>
            <w:noProof/>
          </w:rPr>
          <w:delInstrText>13</w:delInstrText>
        </w:r>
        <w:r w:rsidR="00EE44EE">
          <w:rPr>
            <w:noProof/>
          </w:rPr>
          <w:fldChar w:fldCharType="end"/>
        </w:r>
        <w:r>
          <w:delInstrText>)</w:delInstrText>
        </w:r>
        <w:r>
          <w:fldChar w:fldCharType="end"/>
        </w:r>
      </w:del>
    </w:p>
    <w:p w:rsidR="00AE2096" w:rsidRPr="007F7917" w:rsidRDefault="00870AEB" w:rsidP="001861C6">
      <w:pPr>
        <w:spacing w:line="240" w:lineRule="auto"/>
        <w:jc w:val="both"/>
        <w:rPr>
          <w:rFonts w:eastAsia="宋体" w:cs="Times New Roman"/>
        </w:rPr>
      </w:pPr>
      <w:r>
        <w:rPr>
          <w:rFonts w:eastAsia="宋体" w:cs="Times New Roman" w:hint="eastAsia"/>
        </w:rPr>
        <w:t>根据</w:t>
      </w:r>
      <w:r w:rsidR="00673596">
        <w:rPr>
          <w:rFonts w:eastAsia="宋体" w:cs="Times New Roman" w:hint="eastAsia"/>
        </w:rPr>
        <w:t>式</w:t>
      </w:r>
      <w:ins w:id="100" w:author="陆 仁锋" w:date="2018-04-23T18:42:00Z">
        <w:r w:rsidR="0067692A" w:rsidRPr="007F7917">
          <w:rPr>
            <w:rFonts w:eastAsia="宋体" w:cs="Times New Roman"/>
          </w:rPr>
          <w:fldChar w:fldCharType="begin"/>
        </w:r>
        <w:r w:rsidR="0067692A" w:rsidRPr="007F7917">
          <w:rPr>
            <w:rFonts w:eastAsia="宋体" w:cs="Times New Roman"/>
          </w:rPr>
          <w:instrText xml:space="preserve"> GOTOBUTTON ZEqnNum705106  \* MERGEFORMAT </w:instrText>
        </w:r>
        <w:r w:rsidR="0067692A" w:rsidRPr="007F7917">
          <w:rPr>
            <w:rFonts w:eastAsia="宋体" w:cs="Times New Roman"/>
          </w:rPr>
          <w:fldChar w:fldCharType="begin"/>
        </w:r>
      </w:ins>
      <w:r w:rsidR="0067692A" w:rsidRPr="007F7917">
        <w:rPr>
          <w:rFonts w:eastAsia="宋体" w:cs="Times New Roman"/>
        </w:rPr>
        <w:instrText xml:space="preserve"> REF ZEqnNum705106 \* Charformat \! \* MERGEFORMAT </w:instrText>
      </w:r>
      <w:ins w:id="101" w:author="陆 仁锋" w:date="2018-04-23T18:42:00Z">
        <w:r w:rsidR="0067692A" w:rsidRPr="007F7917">
          <w:rPr>
            <w:rFonts w:eastAsia="宋体" w:cs="Times New Roman"/>
          </w:rPr>
          <w:fldChar w:fldCharType="end"/>
        </w:r>
        <w:r w:rsidR="0067692A" w:rsidRPr="007F7917">
          <w:rPr>
            <w:rFonts w:eastAsia="宋体" w:cs="Times New Roman"/>
          </w:rPr>
          <w:fldChar w:fldCharType="end"/>
        </w:r>
      </w:ins>
      <w:del w:id="102" w:author="陆 仁锋" w:date="2018-04-23T18:42:00Z">
        <w:r w:rsidR="0067692A" w:rsidRPr="007F7917">
          <w:rPr>
            <w:rFonts w:eastAsia="宋体" w:cs="Times New Roman"/>
          </w:rPr>
          <w:fldChar w:fldCharType="begin"/>
        </w:r>
        <w:r w:rsidR="0067692A" w:rsidRPr="007F7917">
          <w:rPr>
            <w:rFonts w:eastAsia="宋体" w:cs="Times New Roman"/>
          </w:rPr>
          <w:delInstrText xml:space="preserve"> GOTOBUTTON ZEqnNum705106  \* MERGEFORMAT </w:delInstrText>
        </w:r>
        <w:r w:rsidR="0067692A" w:rsidRPr="007F7917">
          <w:rPr>
            <w:rFonts w:eastAsia="宋体" w:cs="Times New Roman"/>
          </w:rPr>
          <w:fldChar w:fldCharType="begin"/>
        </w:r>
        <w:r w:rsidR="0067692A" w:rsidRPr="007F7917">
          <w:rPr>
            <w:rFonts w:eastAsia="宋体" w:cs="Times New Roman"/>
          </w:rPr>
          <w:delInstrText xml:space="preserve"> REF ZEqnNum705106 \* Charformat \! \* MERGEFORMAT </w:delInstrText>
        </w:r>
        <w:r w:rsidR="0067692A" w:rsidRPr="007F7917">
          <w:rPr>
            <w:rFonts w:eastAsia="宋体" w:cs="Times New Roman"/>
          </w:rPr>
          <w:fldChar w:fldCharType="separate"/>
        </w:r>
        <w:r w:rsidR="00E06C65" w:rsidRPr="007F7917">
          <w:rPr>
            <w:rFonts w:eastAsia="宋体" w:cs="Times New Roman"/>
          </w:rPr>
          <w:delInstrText>(</w:delInstrText>
        </w:r>
        <w:r w:rsidR="00E06C65">
          <w:rPr>
            <w:rFonts w:eastAsia="宋体" w:cs="Times New Roman"/>
          </w:rPr>
          <w:delInstrText>10</w:delInstrText>
        </w:r>
        <w:r w:rsidR="00E06C65" w:rsidRPr="007F7917">
          <w:rPr>
            <w:rFonts w:eastAsia="宋体" w:cs="Times New Roman"/>
          </w:rPr>
          <w:delInstrText>)</w:delInstrText>
        </w:r>
        <w:r w:rsidR="0067692A" w:rsidRPr="007F7917">
          <w:rPr>
            <w:rFonts w:eastAsia="宋体" w:cs="Times New Roman"/>
          </w:rPr>
          <w:fldChar w:fldCharType="end"/>
        </w:r>
        <w:r w:rsidR="0067692A" w:rsidRPr="007F7917">
          <w:rPr>
            <w:rFonts w:eastAsia="宋体" w:cs="Times New Roman"/>
          </w:rPr>
          <w:fldChar w:fldCharType="end"/>
        </w:r>
      </w:del>
      <w:r w:rsidR="00673596">
        <w:rPr>
          <w:rFonts w:eastAsia="宋体" w:cs="Times New Roman" w:hint="eastAsia"/>
        </w:rPr>
        <w:t>的理论推导</w:t>
      </w:r>
      <w:r w:rsidR="0067692A" w:rsidRPr="007F7917">
        <w:rPr>
          <w:rFonts w:eastAsia="宋体" w:cs="Times New Roman"/>
        </w:rPr>
        <w:t>，</w:t>
      </w:r>
      <w:r w:rsidR="00752B13" w:rsidRPr="007F7917">
        <w:rPr>
          <w:rFonts w:eastAsia="宋体" w:cs="Times New Roman"/>
        </w:rPr>
        <w:t>最终</w:t>
      </w:r>
      <w:r w:rsidR="007B5536" w:rsidRPr="007F7917">
        <w:rPr>
          <w:rFonts w:eastAsia="宋体" w:cs="Times New Roman"/>
        </w:rPr>
        <w:t>形成基于模糊度线性约束的</w:t>
      </w:r>
      <w:r w:rsidR="007B5536" w:rsidRPr="007F7917">
        <w:rPr>
          <w:rFonts w:eastAsia="宋体" w:cs="Times New Roman"/>
        </w:rPr>
        <w:t>GB-IF</w:t>
      </w:r>
      <w:r w:rsidR="002933B5" w:rsidRPr="007F7917">
        <w:rPr>
          <w:rFonts w:eastAsia="宋体" w:cs="Times New Roman"/>
        </w:rPr>
        <w:t>的</w:t>
      </w:r>
      <w:r w:rsidR="00A11B4C">
        <w:rPr>
          <w:rFonts w:eastAsia="宋体" w:cs="Times New Roman"/>
        </w:rPr>
        <w:t>窄巷</w:t>
      </w:r>
      <w:r w:rsidR="002933B5" w:rsidRPr="007F7917">
        <w:rPr>
          <w:rFonts w:eastAsia="宋体" w:cs="Times New Roman"/>
        </w:rPr>
        <w:t>模糊度解算</w:t>
      </w:r>
      <w:r w:rsidR="007B5536" w:rsidRPr="007F7917">
        <w:rPr>
          <w:rFonts w:eastAsia="宋体" w:cs="Times New Roman"/>
        </w:rPr>
        <w:t>模型</w:t>
      </w:r>
      <w:r w:rsidR="00673596">
        <w:rPr>
          <w:rFonts w:eastAsia="宋体" w:cs="Times New Roman" w:hint="eastAsia"/>
        </w:rPr>
        <w:t>，</w:t>
      </w:r>
      <w:r w:rsidR="008535D2">
        <w:rPr>
          <w:rFonts w:eastAsia="宋体" w:cs="Times New Roman" w:hint="eastAsia"/>
        </w:rPr>
        <w:t>利用模糊度线性约束，</w:t>
      </w:r>
      <w:r w:rsidR="00F363A5">
        <w:rPr>
          <w:rFonts w:eastAsia="宋体" w:cs="Times New Roman" w:hint="eastAsia"/>
        </w:rPr>
        <w:t>从</w:t>
      </w:r>
      <w:r w:rsidR="00DA0C7E">
        <w:rPr>
          <w:rFonts w:eastAsia="宋体" w:cs="Times New Roman" w:hint="eastAsia"/>
        </w:rPr>
        <w:t>模糊度估计</w:t>
      </w:r>
      <w:r w:rsidR="00F363A5">
        <w:rPr>
          <w:rFonts w:eastAsia="宋体" w:cs="Times New Roman" w:hint="eastAsia"/>
        </w:rPr>
        <w:t>状态量中消除了</w:t>
      </w:r>
      <w:r w:rsidR="00F363A5" w:rsidRPr="00673596">
        <w:rPr>
          <w:rFonts w:eastAsia="宋体" w:cs="Times New Roman" w:hint="eastAsia"/>
          <w:i/>
        </w:rPr>
        <w:t>a</w:t>
      </w:r>
      <w:r w:rsidR="00DA0C7E">
        <w:rPr>
          <w:rFonts w:eastAsia="宋体" w:cs="Times New Roman"/>
          <w:vertAlign w:val="subscript"/>
        </w:rPr>
        <w:t>1</w:t>
      </w:r>
      <w:r w:rsidR="00DA0C7E">
        <w:rPr>
          <w:rFonts w:eastAsia="宋体" w:cs="Times New Roman" w:hint="eastAsia"/>
        </w:rPr>
        <w:t>与</w:t>
      </w:r>
      <w:r w:rsidR="00DA0C7E" w:rsidRPr="00673596">
        <w:rPr>
          <w:rFonts w:eastAsia="宋体" w:cs="Times New Roman" w:hint="eastAsia"/>
          <w:i/>
        </w:rPr>
        <w:t>a</w:t>
      </w:r>
      <w:r w:rsidR="00DA0C7E">
        <w:rPr>
          <w:rFonts w:eastAsia="宋体" w:cs="Times New Roman"/>
          <w:vertAlign w:val="subscript"/>
        </w:rPr>
        <w:t>2</w:t>
      </w:r>
      <w:r w:rsidR="00DA0C7E">
        <w:rPr>
          <w:rFonts w:eastAsia="宋体" w:cs="Times New Roman" w:hint="eastAsia"/>
        </w:rPr>
        <w:t>，仅</w:t>
      </w:r>
      <w:r w:rsidR="00345CFF">
        <w:rPr>
          <w:rFonts w:eastAsia="宋体" w:cs="Times New Roman" w:hint="eastAsia"/>
        </w:rPr>
        <w:t>需要</w:t>
      </w:r>
      <w:r w:rsidR="00673596">
        <w:rPr>
          <w:rFonts w:eastAsia="宋体" w:cs="Times New Roman" w:hint="eastAsia"/>
        </w:rPr>
        <w:t>解算窄巷模糊度</w:t>
      </w:r>
      <w:r w:rsidR="00673596" w:rsidRPr="00673596">
        <w:rPr>
          <w:rFonts w:eastAsia="宋体" w:cs="Times New Roman" w:hint="eastAsia"/>
          <w:i/>
        </w:rPr>
        <w:t>a</w:t>
      </w:r>
      <w:r w:rsidR="00673596" w:rsidRPr="00673596">
        <w:rPr>
          <w:rFonts w:eastAsia="宋体" w:cs="Times New Roman"/>
          <w:vertAlign w:val="subscript"/>
        </w:rPr>
        <w:t>3</w:t>
      </w:r>
      <w:r w:rsidR="00345CFF">
        <w:rPr>
          <w:rFonts w:eastAsia="宋体" w:cs="Times New Roman" w:hint="eastAsia"/>
        </w:rPr>
        <w:t>，</w:t>
      </w:r>
      <w:r w:rsidR="000554FE">
        <w:rPr>
          <w:rFonts w:eastAsia="宋体" w:cs="Times New Roman" w:hint="eastAsia"/>
        </w:rPr>
        <w:t>从而有效</w:t>
      </w:r>
      <w:r w:rsidR="00AD42FE">
        <w:rPr>
          <w:rFonts w:eastAsia="宋体" w:cs="Times New Roman" w:hint="eastAsia"/>
        </w:rPr>
        <w:t>提高</w:t>
      </w:r>
      <w:r w:rsidR="00DA0C7E">
        <w:rPr>
          <w:rFonts w:eastAsia="宋体" w:cs="Times New Roman" w:hint="eastAsia"/>
        </w:rPr>
        <w:t>了模型的冗余度，有助于改善窄巷模糊度解算模型的强度。</w:t>
      </w:r>
      <w:r w:rsidR="007B5536" w:rsidRPr="007F7917">
        <w:rPr>
          <w:rFonts w:eastAsia="宋体" w:cs="Times New Roman"/>
        </w:rPr>
        <w:t>由于</w:t>
      </w:r>
      <w:r w:rsidR="00A11B4C">
        <w:rPr>
          <w:rFonts w:eastAsia="宋体" w:cs="Times New Roman"/>
        </w:rPr>
        <w:t>窄巷</w:t>
      </w:r>
      <w:r w:rsidR="002933B5" w:rsidRPr="007F7917">
        <w:rPr>
          <w:rFonts w:eastAsia="宋体" w:cs="Times New Roman"/>
        </w:rPr>
        <w:t>模糊度解算</w:t>
      </w:r>
      <w:r w:rsidR="007B5536" w:rsidRPr="007F7917">
        <w:rPr>
          <w:rFonts w:eastAsia="宋体" w:cs="Times New Roman"/>
        </w:rPr>
        <w:t>模型采用</w:t>
      </w:r>
      <w:r w:rsidR="005B128C" w:rsidRPr="007F7917">
        <w:rPr>
          <w:rFonts w:eastAsia="宋体" w:cs="Times New Roman"/>
        </w:rPr>
        <w:t>的是</w:t>
      </w:r>
      <w:r w:rsidR="007B5536" w:rsidRPr="007F7917">
        <w:rPr>
          <w:rFonts w:eastAsia="宋体" w:cs="Times New Roman"/>
        </w:rPr>
        <w:t>GB</w:t>
      </w:r>
      <w:r w:rsidR="007B5536" w:rsidRPr="007F7917">
        <w:rPr>
          <w:rFonts w:eastAsia="宋体" w:cs="Times New Roman"/>
        </w:rPr>
        <w:t>模型</w:t>
      </w:r>
      <w:r w:rsidR="007C104D" w:rsidRPr="007F7917">
        <w:rPr>
          <w:rFonts w:eastAsia="宋体" w:cs="Times New Roman"/>
        </w:rPr>
        <w:t>，</w:t>
      </w:r>
      <w:r w:rsidR="00A705AC" w:rsidRPr="007F7917">
        <w:rPr>
          <w:rFonts w:eastAsia="宋体" w:cs="Times New Roman"/>
        </w:rPr>
        <w:t>包含有未被组合消除的对流层</w:t>
      </w:r>
      <w:r w:rsidR="00571A3C" w:rsidRPr="007F7917">
        <w:rPr>
          <w:rFonts w:eastAsia="宋体" w:cs="Times New Roman"/>
        </w:rPr>
        <w:t>延迟</w:t>
      </w:r>
      <w:r w:rsidR="00A705AC" w:rsidRPr="007F7917">
        <w:rPr>
          <w:rFonts w:eastAsia="宋体" w:cs="Times New Roman"/>
        </w:rPr>
        <w:t>，因而必须对对流层</w:t>
      </w:r>
      <w:r w:rsidR="00571A3C" w:rsidRPr="007F7917">
        <w:rPr>
          <w:rFonts w:eastAsia="宋体" w:cs="Times New Roman"/>
        </w:rPr>
        <w:t>延迟</w:t>
      </w:r>
      <w:r w:rsidR="00A705AC" w:rsidRPr="007F7917">
        <w:rPr>
          <w:rFonts w:eastAsia="宋体" w:cs="Times New Roman"/>
        </w:rPr>
        <w:t>进行合理补偿。</w:t>
      </w:r>
      <w:r w:rsidR="00AE2096" w:rsidRPr="007F7917">
        <w:rPr>
          <w:rFonts w:eastAsia="宋体" w:cs="Times New Roman"/>
        </w:rPr>
        <w:t>本文</w:t>
      </w:r>
      <w:r w:rsidR="004A3D95" w:rsidRPr="007F7917">
        <w:rPr>
          <w:rFonts w:eastAsia="宋体" w:cs="Times New Roman"/>
        </w:rPr>
        <w:t>采用</w:t>
      </w:r>
      <w:r w:rsidR="004A3D95" w:rsidRPr="007F7917">
        <w:rPr>
          <w:rFonts w:eastAsia="宋体" w:cs="Times New Roman"/>
        </w:rPr>
        <w:t>Saastamoinen</w:t>
      </w:r>
      <w:r w:rsidR="004A3D95" w:rsidRPr="007F7917">
        <w:rPr>
          <w:rFonts w:eastAsia="宋体" w:cs="Times New Roman"/>
        </w:rPr>
        <w:t>模型修正</w:t>
      </w:r>
      <w:r w:rsidR="00BC0394" w:rsidRPr="007F7917">
        <w:rPr>
          <w:rFonts w:eastAsia="宋体" w:cs="Times New Roman"/>
        </w:rPr>
        <w:t>各倾斜</w:t>
      </w:r>
      <w:r w:rsidR="00AE2096" w:rsidRPr="007F7917">
        <w:rPr>
          <w:rFonts w:eastAsia="宋体" w:cs="Times New Roman"/>
        </w:rPr>
        <w:t>对流层</w:t>
      </w:r>
      <w:r w:rsidR="00571A3C" w:rsidRPr="007F7917">
        <w:rPr>
          <w:rFonts w:eastAsia="宋体" w:cs="Times New Roman"/>
        </w:rPr>
        <w:t>延迟</w:t>
      </w:r>
      <w:r w:rsidR="00AE2096" w:rsidRPr="007F7917">
        <w:rPr>
          <w:rFonts w:eastAsia="宋体" w:cs="Times New Roman"/>
        </w:rPr>
        <w:t>干分量</w:t>
      </w:r>
      <w:r w:rsidR="00540C6D" w:rsidRPr="00540C6D">
        <w:rPr>
          <w:rFonts w:eastAsia="宋体" w:cs="Times New Roman"/>
          <w:noProof/>
          <w:vertAlign w:val="superscript"/>
        </w:rPr>
        <w:t>[1</w:t>
      </w:r>
      <w:r w:rsidR="00F2122D">
        <w:rPr>
          <w:rFonts w:eastAsia="宋体" w:cs="Times New Roman"/>
          <w:noProof/>
          <w:vertAlign w:val="superscript"/>
        </w:rPr>
        <w:t>9</w:t>
      </w:r>
      <w:r w:rsidR="00540C6D" w:rsidRPr="00540C6D">
        <w:rPr>
          <w:rFonts w:eastAsia="宋体" w:cs="Times New Roman"/>
          <w:noProof/>
          <w:vertAlign w:val="superscript"/>
        </w:rPr>
        <w:t>]</w:t>
      </w:r>
      <w:r w:rsidR="00AE2096" w:rsidRPr="007F7917">
        <w:rPr>
          <w:rFonts w:eastAsia="宋体" w:cs="Times New Roman"/>
        </w:rPr>
        <w:t>；</w:t>
      </w:r>
      <w:r w:rsidR="004A3D95" w:rsidRPr="007F7917">
        <w:rPr>
          <w:rFonts w:eastAsia="宋体" w:cs="Times New Roman"/>
        </w:rPr>
        <w:t>通过</w:t>
      </w:r>
      <w:r w:rsidR="004A3D95" w:rsidRPr="007F7917">
        <w:rPr>
          <w:rFonts w:eastAsia="宋体" w:cs="Times New Roman"/>
        </w:rPr>
        <w:t>Niell</w:t>
      </w:r>
      <w:r w:rsidR="004A3D95" w:rsidRPr="007F7917">
        <w:rPr>
          <w:rFonts w:eastAsia="宋体" w:cs="Times New Roman"/>
        </w:rPr>
        <w:t>函数映</w:t>
      </w:r>
      <w:r w:rsidR="004A3D95" w:rsidRPr="007F7917">
        <w:rPr>
          <w:rFonts w:eastAsia="宋体" w:cs="Times New Roman"/>
        </w:rPr>
        <w:lastRenderedPageBreak/>
        <w:t>射</w:t>
      </w:r>
      <w:r w:rsidR="00F048A1" w:rsidRPr="007F7917">
        <w:rPr>
          <w:rFonts w:eastAsia="宋体" w:cs="Times New Roman"/>
        </w:rPr>
        <w:t>估计的</w:t>
      </w:r>
      <w:r w:rsidR="004A3D95" w:rsidRPr="007F7917">
        <w:rPr>
          <w:rFonts w:eastAsia="宋体" w:cs="Times New Roman"/>
        </w:rPr>
        <w:t>天顶</w:t>
      </w:r>
      <w:r w:rsidR="00AE2096" w:rsidRPr="007F7917">
        <w:rPr>
          <w:rFonts w:eastAsia="宋体" w:cs="Times New Roman"/>
        </w:rPr>
        <w:t>湿分量</w:t>
      </w:r>
      <w:r w:rsidR="00F048A1" w:rsidRPr="007F7917">
        <w:rPr>
          <w:rFonts w:eastAsia="宋体" w:cs="Times New Roman"/>
        </w:rPr>
        <w:t>对各倾斜对流层湿分量进行补偿</w:t>
      </w:r>
      <w:r w:rsidR="00AE2096" w:rsidRPr="007F7917">
        <w:rPr>
          <w:rFonts w:eastAsia="宋体" w:cs="Times New Roman"/>
        </w:rPr>
        <w:t>，其中估计参量</w:t>
      </w:r>
      <w:r w:rsidR="00793578" w:rsidRPr="007F7917">
        <w:rPr>
          <w:rFonts w:eastAsia="宋体" w:cs="Times New Roman"/>
        </w:rPr>
        <w:t>建模为</w:t>
      </w:r>
      <w:r w:rsidR="00AE2096" w:rsidRPr="007F7917">
        <w:rPr>
          <w:rFonts w:eastAsia="宋体" w:cs="Times New Roman"/>
        </w:rPr>
        <w:t>随机游走模型</w:t>
      </w:r>
      <w:r w:rsidR="00540C6D" w:rsidRPr="00540C6D">
        <w:rPr>
          <w:rFonts w:eastAsia="宋体" w:cs="Times New Roman"/>
          <w:noProof/>
          <w:vertAlign w:val="superscript"/>
        </w:rPr>
        <w:t>[</w:t>
      </w:r>
      <w:r w:rsidR="00F2122D">
        <w:rPr>
          <w:rFonts w:eastAsia="宋体" w:cs="Times New Roman"/>
          <w:noProof/>
          <w:vertAlign w:val="superscript"/>
        </w:rPr>
        <w:t>20</w:t>
      </w:r>
      <w:r w:rsidR="00540C6D" w:rsidRPr="00540C6D">
        <w:rPr>
          <w:rFonts w:eastAsia="宋体" w:cs="Times New Roman"/>
          <w:noProof/>
          <w:vertAlign w:val="superscript"/>
        </w:rPr>
        <w:t>]</w:t>
      </w:r>
      <w:r w:rsidR="00AE2096" w:rsidRPr="007F7917">
        <w:rPr>
          <w:rFonts w:eastAsia="宋体" w:cs="Times New Roman"/>
        </w:rPr>
        <w:t>。相邻历元间的</w:t>
      </w:r>
      <w:r w:rsidR="005B128C" w:rsidRPr="007F7917">
        <w:rPr>
          <w:rFonts w:eastAsia="宋体" w:cs="Times New Roman"/>
        </w:rPr>
        <w:t>对流层湿分量</w:t>
      </w:r>
      <w:r w:rsidR="00AE2096" w:rsidRPr="007F7917">
        <w:rPr>
          <w:rFonts w:eastAsia="宋体" w:cs="Times New Roman"/>
        </w:rPr>
        <w:t>状态</w:t>
      </w:r>
      <w:r w:rsidR="00350BA8">
        <w:rPr>
          <w:rFonts w:eastAsia="宋体" w:cs="Times New Roman"/>
        </w:rPr>
        <w:t>变换</w:t>
      </w:r>
      <w:r w:rsidR="00AE2096" w:rsidRPr="007F7917">
        <w:rPr>
          <w:rFonts w:eastAsia="宋体" w:cs="Times New Roman"/>
        </w:rPr>
        <w:t>关系为</w:t>
      </w:r>
      <w:r w:rsidR="00AE2096" w:rsidRPr="007F7917">
        <w:rPr>
          <w:rFonts w:eastAsia="宋体" w:cs="Times New Roman"/>
          <w:i/>
        </w:rPr>
        <w:sym w:font="Symbol" w:char="F074"/>
      </w:r>
      <w:r w:rsidR="00AE2096" w:rsidRPr="007F7917">
        <w:rPr>
          <w:rFonts w:eastAsia="宋体" w:cs="Times New Roman"/>
          <w:i/>
          <w:vertAlign w:val="subscript"/>
        </w:rPr>
        <w:t>k</w:t>
      </w:r>
      <w:r w:rsidR="00AE2096" w:rsidRPr="007F7917">
        <w:rPr>
          <w:rFonts w:eastAsia="宋体" w:cs="Times New Roman"/>
        </w:rPr>
        <w:t>=</w:t>
      </w:r>
      <w:r w:rsidR="00AE2096" w:rsidRPr="007F7917">
        <w:rPr>
          <w:rFonts w:eastAsia="宋体" w:cs="Times New Roman"/>
          <w:i/>
        </w:rPr>
        <w:sym w:font="Symbol" w:char="F074"/>
      </w:r>
      <w:r w:rsidR="00AE2096" w:rsidRPr="007F7917">
        <w:rPr>
          <w:rFonts w:eastAsia="宋体" w:cs="Times New Roman"/>
          <w:i/>
          <w:vertAlign w:val="subscript"/>
        </w:rPr>
        <w:t>k</w:t>
      </w:r>
      <w:r w:rsidR="00AE2096" w:rsidRPr="007F7917">
        <w:rPr>
          <w:rFonts w:eastAsia="宋体" w:cs="Times New Roman"/>
          <w:vertAlign w:val="subscript"/>
        </w:rPr>
        <w:sym w:font="Symbol" w:char="F02D"/>
      </w:r>
      <w:r w:rsidR="00AE2096" w:rsidRPr="007F7917">
        <w:rPr>
          <w:rFonts w:eastAsia="宋体" w:cs="Times New Roman"/>
          <w:vertAlign w:val="subscript"/>
        </w:rPr>
        <w:t>1</w:t>
      </w:r>
      <w:r w:rsidR="00AE2096" w:rsidRPr="007F7917">
        <w:rPr>
          <w:rFonts w:eastAsia="宋体" w:cs="Times New Roman"/>
        </w:rPr>
        <w:t>+</w:t>
      </w:r>
      <w:r w:rsidR="00AE2096" w:rsidRPr="007F7917">
        <w:rPr>
          <w:rFonts w:eastAsia="宋体" w:cs="Times New Roman"/>
          <w:i/>
        </w:rPr>
        <w:sym w:font="Symbol" w:char="F077"/>
      </w:r>
      <w:r w:rsidR="00AE2096" w:rsidRPr="007F7917">
        <w:rPr>
          <w:rFonts w:eastAsia="宋体" w:cs="Times New Roman"/>
        </w:rPr>
        <w:t>，</w:t>
      </w:r>
      <w:r w:rsidR="00AE2096" w:rsidRPr="007F7917">
        <w:rPr>
          <w:rFonts w:eastAsia="宋体" w:cs="Times New Roman"/>
          <w:i/>
        </w:rPr>
        <w:sym w:font="Symbol" w:char="F077"/>
      </w:r>
      <w:r w:rsidR="00AE2096" w:rsidRPr="007F7917">
        <w:rPr>
          <w:rFonts w:eastAsia="宋体" w:cs="Times New Roman"/>
        </w:rPr>
        <w:t>表示过程噪声</w:t>
      </w:r>
      <w:r w:rsidR="00A35FF7">
        <w:rPr>
          <w:rFonts w:eastAsia="宋体" w:cs="Times New Roman" w:hint="eastAsia"/>
        </w:rPr>
        <w:t>，相</w:t>
      </w:r>
      <w:r w:rsidR="00AE2096" w:rsidRPr="007F7917">
        <w:rPr>
          <w:rFonts w:eastAsia="宋体" w:cs="Times New Roman"/>
        </w:rPr>
        <w:t>应的状态方差为</w:t>
      </w:r>
      <w:r w:rsidR="00AE2096" w:rsidRPr="007F7917">
        <w:rPr>
          <w:rFonts w:eastAsia="宋体" w:cs="Times New Roman"/>
          <w:i/>
        </w:rPr>
        <w:sym w:font="Symbol" w:char="F073"/>
      </w:r>
      <w:r w:rsidR="00AE2096" w:rsidRPr="007F7917">
        <w:rPr>
          <w:rFonts w:eastAsia="宋体" w:cs="Times New Roman"/>
          <w:i/>
          <w:vertAlign w:val="subscript"/>
        </w:rPr>
        <w:sym w:font="Symbol" w:char="F077"/>
      </w:r>
      <w:r w:rsidR="00AE2096" w:rsidRPr="007F7917">
        <w:rPr>
          <w:rFonts w:eastAsia="宋体" w:cs="Times New Roman"/>
          <w:vertAlign w:val="superscript"/>
        </w:rPr>
        <w:t>2</w:t>
      </w:r>
      <w:r w:rsidR="00AE2096" w:rsidRPr="007F7917">
        <w:rPr>
          <w:rFonts w:eastAsia="宋体" w:cs="Times New Roman"/>
        </w:rPr>
        <w:t>=</w:t>
      </w:r>
      <w:r w:rsidR="00AE2096" w:rsidRPr="007F7917">
        <w:rPr>
          <w:rFonts w:eastAsia="宋体" w:cs="Times New Roman"/>
          <w:i/>
        </w:rPr>
        <w:t>q</w:t>
      </w:r>
      <w:r w:rsidR="00AE2096" w:rsidRPr="007F7917">
        <w:rPr>
          <w:rFonts w:eastAsia="宋体" w:cs="Times New Roman"/>
          <w:i/>
          <w:vertAlign w:val="subscript"/>
        </w:rPr>
        <w:sym w:font="Symbol" w:char="F074"/>
      </w:r>
      <w:r w:rsidR="00AE2096" w:rsidRPr="007F7917">
        <w:rPr>
          <w:rFonts w:eastAsia="宋体" w:cs="Times New Roman"/>
        </w:rPr>
        <w:t xml:space="preserve"> </w:t>
      </w:r>
      <w:r w:rsidR="00AE2096" w:rsidRPr="007F7917">
        <w:rPr>
          <w:rFonts w:eastAsia="宋体" w:cs="Times New Roman"/>
        </w:rPr>
        <w:sym w:font="Symbol" w:char="F044"/>
      </w:r>
      <w:r w:rsidR="00AE2096" w:rsidRPr="007F7917">
        <w:rPr>
          <w:rFonts w:eastAsia="宋体" w:cs="Times New Roman"/>
          <w:i/>
        </w:rPr>
        <w:t>t</w:t>
      </w:r>
      <w:r w:rsidR="00AE2096" w:rsidRPr="007F7917">
        <w:rPr>
          <w:rFonts w:eastAsia="宋体" w:cs="Times New Roman"/>
        </w:rPr>
        <w:t>，其中</w:t>
      </w:r>
      <w:r w:rsidR="00AE2096" w:rsidRPr="007F7917">
        <w:rPr>
          <w:rFonts w:eastAsia="宋体" w:cs="Times New Roman"/>
          <w:i/>
        </w:rPr>
        <w:t>q</w:t>
      </w:r>
      <w:r w:rsidR="00AE2096" w:rsidRPr="007F7917">
        <w:rPr>
          <w:rFonts w:eastAsia="宋体" w:cs="Times New Roman"/>
          <w:i/>
          <w:vertAlign w:val="subscript"/>
        </w:rPr>
        <w:sym w:font="Symbol" w:char="F074"/>
      </w:r>
      <w:r w:rsidR="00AE2096" w:rsidRPr="007F7917">
        <w:rPr>
          <w:rFonts w:eastAsia="宋体" w:cs="Times New Roman"/>
        </w:rPr>
        <w:t xml:space="preserve"> </w:t>
      </w:r>
      <w:r w:rsidR="00AE2096" w:rsidRPr="007F7917">
        <w:rPr>
          <w:rFonts w:eastAsia="宋体" w:cs="Times New Roman"/>
        </w:rPr>
        <w:t>表示谱密度，</w:t>
      </w:r>
      <w:r w:rsidR="002933B5" w:rsidRPr="007F7917">
        <w:rPr>
          <w:rFonts w:eastAsia="宋体" w:cs="Times New Roman"/>
        </w:rPr>
        <w:t>本实验采用</w:t>
      </w:r>
      <w:r w:rsidR="00AE2096" w:rsidRPr="007F7917">
        <w:rPr>
          <w:rFonts w:eastAsia="宋体" w:cs="Times New Roman"/>
          <w:i/>
        </w:rPr>
        <w:t>q</w:t>
      </w:r>
      <w:r w:rsidR="00AE2096" w:rsidRPr="007F7917">
        <w:rPr>
          <w:rFonts w:eastAsia="宋体" w:cs="Times New Roman"/>
          <w:i/>
          <w:vertAlign w:val="subscript"/>
        </w:rPr>
        <w:sym w:font="Symbol" w:char="F074"/>
      </w:r>
      <w:r w:rsidR="00AE2096" w:rsidRPr="007F7917">
        <w:rPr>
          <w:rFonts w:eastAsia="宋体" w:cs="Times New Roman"/>
        </w:rPr>
        <w:t>=3cm</w:t>
      </w:r>
      <w:r w:rsidR="00AE2096" w:rsidRPr="007F7917">
        <w:rPr>
          <w:rFonts w:eastAsia="宋体" w:cs="Times New Roman"/>
          <w:vertAlign w:val="superscript"/>
        </w:rPr>
        <w:t>2</w:t>
      </w:r>
      <w:r w:rsidR="00AE2096" w:rsidRPr="007F7917">
        <w:rPr>
          <w:rFonts w:eastAsia="宋体" w:cs="Times New Roman"/>
        </w:rPr>
        <w:t>/h</w:t>
      </w:r>
      <w:r w:rsidR="00AE2096" w:rsidRPr="007F7917">
        <w:rPr>
          <w:rFonts w:eastAsia="宋体" w:cs="Times New Roman"/>
        </w:rPr>
        <w:t>，</w:t>
      </w:r>
      <w:r w:rsidR="00AE2096" w:rsidRPr="007F7917">
        <w:rPr>
          <w:rFonts w:eastAsia="宋体" w:cs="Times New Roman"/>
        </w:rPr>
        <w:sym w:font="Symbol" w:char="F044"/>
      </w:r>
      <w:r w:rsidR="00792B95">
        <w:rPr>
          <w:rFonts w:eastAsia="宋体" w:cs="Times New Roman"/>
          <w:i/>
        </w:rPr>
        <w:t>t</w:t>
      </w:r>
      <w:r w:rsidR="00AE2096" w:rsidRPr="007F7917">
        <w:rPr>
          <w:rFonts w:eastAsia="宋体" w:cs="Times New Roman"/>
        </w:rPr>
        <w:t>表示采样间隔。另外，截止高度角设为</w:t>
      </w:r>
      <w:r w:rsidR="00AE2096" w:rsidRPr="007F7917">
        <w:rPr>
          <w:rFonts w:eastAsia="宋体" w:cs="Times New Roman"/>
        </w:rPr>
        <w:t>15</w:t>
      </w:r>
      <w:r w:rsidR="00AE2096" w:rsidRPr="007F7917">
        <w:rPr>
          <w:rFonts w:eastAsia="宋体" w:cs="Times New Roman"/>
          <w:vertAlign w:val="superscript"/>
        </w:rPr>
        <w:t>o</w:t>
      </w:r>
      <w:r w:rsidR="00AE2096" w:rsidRPr="007F7917">
        <w:rPr>
          <w:rFonts w:eastAsia="宋体" w:cs="Times New Roman"/>
        </w:rPr>
        <w:t>。观测量随机模型采用高度角加权模型</w:t>
      </w:r>
      <w:r w:rsidR="00AE2096" w:rsidRPr="007F7917">
        <w:rPr>
          <w:rFonts w:eastAsia="宋体" w:cs="Times New Roman"/>
          <w:szCs w:val="24"/>
        </w:rPr>
        <w:sym w:font="Symbol" w:char="F073"/>
      </w:r>
      <w:r w:rsidR="00AE2096" w:rsidRPr="007F7917">
        <w:rPr>
          <w:rFonts w:eastAsia="宋体" w:cs="Times New Roman"/>
          <w:i/>
          <w:vertAlign w:val="subscript"/>
        </w:rPr>
        <w:sym w:font="Symbol" w:char="F071"/>
      </w:r>
      <w:r w:rsidR="00AE2096" w:rsidRPr="007F7917">
        <w:rPr>
          <w:rFonts w:eastAsia="宋体" w:cs="Times New Roman"/>
          <w:szCs w:val="24"/>
        </w:rPr>
        <w:t>=</w:t>
      </w:r>
      <w:r w:rsidR="009B5510" w:rsidRPr="007F7917">
        <w:rPr>
          <w:rFonts w:eastAsia="宋体" w:cs="Times New Roman"/>
          <w:szCs w:val="24"/>
        </w:rPr>
        <w:t xml:space="preserve"> </w:t>
      </w:r>
      <w:r w:rsidR="00AE2096" w:rsidRPr="007F7917">
        <w:rPr>
          <w:rFonts w:eastAsia="宋体" w:cs="Times New Roman"/>
          <w:szCs w:val="24"/>
        </w:rPr>
        <w:sym w:font="Symbol" w:char="F073"/>
      </w:r>
      <w:r w:rsidR="00AE2096" w:rsidRPr="007F7917">
        <w:rPr>
          <w:rFonts w:eastAsia="宋体" w:cs="Times New Roman"/>
          <w:i/>
          <w:szCs w:val="24"/>
          <w:vertAlign w:val="subscript"/>
        </w:rPr>
        <w:t>o</w:t>
      </w:r>
      <w:r w:rsidR="009B5510" w:rsidRPr="007F7917">
        <w:rPr>
          <w:rFonts w:eastAsia="宋体" w:cs="Times New Roman"/>
        </w:rPr>
        <w:t>(1+1/sin</w:t>
      </w:r>
      <w:r w:rsidR="00AE2096" w:rsidRPr="007F7917">
        <w:rPr>
          <w:rFonts w:eastAsia="宋体" w:cs="Times New Roman"/>
          <w:i/>
        </w:rPr>
        <w:sym w:font="Symbol" w:char="F071"/>
      </w:r>
      <w:r w:rsidR="00AE2096" w:rsidRPr="007F7917">
        <w:rPr>
          <w:rFonts w:eastAsia="宋体" w:cs="Times New Roman"/>
        </w:rPr>
        <w:t>)</w:t>
      </w:r>
      <w:r w:rsidR="00AE2096" w:rsidRPr="007F7917">
        <w:rPr>
          <w:rFonts w:eastAsia="宋体" w:cs="Times New Roman"/>
        </w:rPr>
        <w:t>，其中</w:t>
      </w:r>
      <w:r w:rsidR="00AE2096" w:rsidRPr="007F7917">
        <w:rPr>
          <w:rFonts w:eastAsia="宋体" w:cs="Times New Roman"/>
          <w:i/>
        </w:rPr>
        <w:sym w:font="Symbol" w:char="F071"/>
      </w:r>
      <w:r w:rsidR="005B128C" w:rsidRPr="007F7917">
        <w:rPr>
          <w:rFonts w:eastAsia="宋体" w:cs="Times New Roman"/>
        </w:rPr>
        <w:t>表示</w:t>
      </w:r>
      <w:r w:rsidR="00AE2096" w:rsidRPr="007F7917">
        <w:rPr>
          <w:rFonts w:eastAsia="宋体" w:cs="Times New Roman"/>
        </w:rPr>
        <w:t>卫星高度角</w:t>
      </w:r>
      <w:r w:rsidR="00500B16">
        <w:rPr>
          <w:rFonts w:eastAsia="宋体" w:cs="Times New Roman" w:hint="eastAsia"/>
        </w:rPr>
        <w:t>，</w:t>
      </w:r>
      <w:r w:rsidR="00AE2096" w:rsidRPr="007F7917">
        <w:rPr>
          <w:rFonts w:eastAsia="宋体" w:cs="Times New Roman"/>
          <w:i/>
        </w:rPr>
        <w:sym w:font="Symbol" w:char="F073"/>
      </w:r>
      <w:r w:rsidR="00AE2096" w:rsidRPr="007F7917">
        <w:rPr>
          <w:rFonts w:eastAsia="宋体" w:cs="Times New Roman"/>
          <w:i/>
          <w:vertAlign w:val="subscript"/>
        </w:rPr>
        <w:t>o</w:t>
      </w:r>
      <w:r w:rsidR="00AE2096" w:rsidRPr="007F7917">
        <w:rPr>
          <w:rFonts w:eastAsia="宋体" w:cs="Times New Roman"/>
        </w:rPr>
        <w:t xml:space="preserve"> </w:t>
      </w:r>
      <w:r w:rsidR="005B128C" w:rsidRPr="007F7917">
        <w:rPr>
          <w:rFonts w:eastAsia="宋体" w:cs="Times New Roman"/>
        </w:rPr>
        <w:t>表示</w:t>
      </w:r>
      <w:r w:rsidR="00AE2096" w:rsidRPr="007F7917">
        <w:rPr>
          <w:rFonts w:eastAsia="宋体" w:cs="Times New Roman"/>
        </w:rPr>
        <w:t>对应非差伪距与相位观测量</w:t>
      </w:r>
      <w:r w:rsidR="005B128C" w:rsidRPr="007F7917">
        <w:rPr>
          <w:rFonts w:eastAsia="宋体" w:cs="Times New Roman"/>
        </w:rPr>
        <w:t>标准差</w:t>
      </w:r>
      <w:r w:rsidR="00203A88" w:rsidRPr="007F7917">
        <w:rPr>
          <w:rFonts w:eastAsia="宋体" w:cs="Times New Roman"/>
        </w:rPr>
        <w:t>，</w:t>
      </w:r>
      <w:r w:rsidR="00AE2096" w:rsidRPr="007F7917">
        <w:rPr>
          <w:rFonts w:eastAsia="宋体" w:cs="Times New Roman"/>
        </w:rPr>
        <w:t>分别取</w:t>
      </w:r>
      <w:r w:rsidR="00AE2096" w:rsidRPr="007F7917">
        <w:rPr>
          <w:rFonts w:eastAsia="宋体" w:cs="Times New Roman"/>
        </w:rPr>
        <w:t>30cm</w:t>
      </w:r>
      <w:r w:rsidR="00AE2096" w:rsidRPr="007F7917">
        <w:rPr>
          <w:rFonts w:eastAsia="宋体" w:cs="Times New Roman"/>
        </w:rPr>
        <w:t>与</w:t>
      </w:r>
      <w:r w:rsidR="00AE2096" w:rsidRPr="007F7917">
        <w:rPr>
          <w:rFonts w:eastAsia="宋体" w:cs="Times New Roman"/>
        </w:rPr>
        <w:t>3mm</w:t>
      </w:r>
      <w:r w:rsidR="00540C6D" w:rsidRPr="00540C6D">
        <w:rPr>
          <w:rFonts w:eastAsia="宋体" w:cs="Times New Roman"/>
          <w:noProof/>
          <w:vertAlign w:val="superscript"/>
        </w:rPr>
        <w:t>[2</w:t>
      </w:r>
      <w:r w:rsidR="00F2122D">
        <w:rPr>
          <w:rFonts w:eastAsia="宋体" w:cs="Times New Roman"/>
          <w:noProof/>
          <w:vertAlign w:val="superscript"/>
        </w:rPr>
        <w:t>1</w:t>
      </w:r>
      <w:r w:rsidR="00540C6D" w:rsidRPr="00540C6D">
        <w:rPr>
          <w:rFonts w:eastAsia="宋体" w:cs="Times New Roman"/>
          <w:noProof/>
          <w:vertAlign w:val="superscript"/>
        </w:rPr>
        <w:t>]</w:t>
      </w:r>
      <w:r w:rsidR="00AE2096" w:rsidRPr="007F7917">
        <w:rPr>
          <w:rFonts w:eastAsia="宋体" w:cs="Times New Roman"/>
        </w:rPr>
        <w:t>。为进一步提升</w:t>
      </w:r>
      <w:r w:rsidR="009D7AA1" w:rsidRPr="007F7917">
        <w:rPr>
          <w:rFonts w:eastAsia="宋体" w:cs="Times New Roman"/>
        </w:rPr>
        <w:t>模糊度浮点解</w:t>
      </w:r>
      <w:r w:rsidR="00AE2096" w:rsidRPr="007F7917">
        <w:rPr>
          <w:rFonts w:eastAsia="宋体" w:cs="Times New Roman"/>
        </w:rPr>
        <w:t>的估计精度，</w:t>
      </w:r>
      <w:r w:rsidR="009D7AA1" w:rsidRPr="007F7917">
        <w:rPr>
          <w:rFonts w:eastAsia="宋体" w:cs="Times New Roman"/>
        </w:rPr>
        <w:t>本文</w:t>
      </w:r>
      <w:r w:rsidR="00CD29C8" w:rsidRPr="007F7917">
        <w:rPr>
          <w:rFonts w:eastAsia="宋体" w:cs="Times New Roman"/>
        </w:rPr>
        <w:t>采用</w:t>
      </w:r>
      <w:r w:rsidR="00AE2096" w:rsidRPr="007F7917">
        <w:rPr>
          <w:rFonts w:eastAsia="宋体" w:cs="Times New Roman"/>
        </w:rPr>
        <w:t>具有序贯解算能力的扩展</w:t>
      </w:r>
      <w:r w:rsidR="00AE2096" w:rsidRPr="007F7917">
        <w:rPr>
          <w:rFonts w:eastAsia="宋体" w:cs="Times New Roman"/>
        </w:rPr>
        <w:t>Kalman</w:t>
      </w:r>
      <w:r w:rsidR="00AE2096" w:rsidRPr="007F7917">
        <w:rPr>
          <w:rFonts w:eastAsia="宋体" w:cs="Times New Roman"/>
        </w:rPr>
        <w:t>滤波算法。</w:t>
      </w:r>
      <w:r w:rsidR="000B6507" w:rsidRPr="007F7917">
        <w:rPr>
          <w:rFonts w:eastAsia="宋体" w:cs="Times New Roman"/>
        </w:rPr>
        <w:t>另外，</w:t>
      </w:r>
      <w:r w:rsidR="004142B8" w:rsidRPr="007F7917">
        <w:rPr>
          <w:rFonts w:eastAsia="宋体" w:cs="Times New Roman"/>
        </w:rPr>
        <w:t>在</w:t>
      </w:r>
      <w:r w:rsidR="00A11B4C">
        <w:rPr>
          <w:rFonts w:eastAsia="宋体" w:cs="Times New Roman"/>
        </w:rPr>
        <w:t>窄巷</w:t>
      </w:r>
      <w:r w:rsidR="009A4FF4" w:rsidRPr="007F7917">
        <w:rPr>
          <w:rFonts w:eastAsia="宋体" w:cs="Times New Roman"/>
        </w:rPr>
        <w:t>模糊度解算</w:t>
      </w:r>
      <w:r w:rsidR="005B128C" w:rsidRPr="007F7917">
        <w:rPr>
          <w:rFonts w:eastAsia="宋体" w:cs="Times New Roman"/>
        </w:rPr>
        <w:t>模型</w:t>
      </w:r>
      <w:r w:rsidR="004142B8" w:rsidRPr="007F7917">
        <w:rPr>
          <w:rFonts w:eastAsia="宋体" w:cs="Times New Roman"/>
        </w:rPr>
        <w:t>中，采用</w:t>
      </w:r>
      <w:r w:rsidR="00BC0394" w:rsidRPr="007F7917">
        <w:rPr>
          <w:rFonts w:eastAsia="宋体" w:cs="Times New Roman"/>
        </w:rPr>
        <w:t>整周模糊度探索性能最优的</w:t>
      </w:r>
      <w:r w:rsidR="00AE2096" w:rsidRPr="007F7917">
        <w:rPr>
          <w:rFonts w:eastAsia="宋体" w:cs="Times New Roman"/>
        </w:rPr>
        <w:t>LAMBDA</w:t>
      </w:r>
      <w:r w:rsidR="00AE2096" w:rsidRPr="007F7917">
        <w:rPr>
          <w:rFonts w:eastAsia="宋体" w:cs="Times New Roman"/>
        </w:rPr>
        <w:t>算法</w:t>
      </w:r>
      <w:r w:rsidR="00DB7B09" w:rsidRPr="007F7917">
        <w:rPr>
          <w:rFonts w:eastAsia="宋体" w:cs="Times New Roman"/>
        </w:rPr>
        <w:t>实施</w:t>
      </w:r>
      <w:r w:rsidR="009A4FF4" w:rsidRPr="007F7917">
        <w:rPr>
          <w:rFonts w:eastAsia="宋体" w:cs="Times New Roman"/>
        </w:rPr>
        <w:t>模糊度解算</w:t>
      </w:r>
      <w:r w:rsidR="00AE2096" w:rsidRPr="007F7917">
        <w:rPr>
          <w:rFonts w:eastAsia="宋体" w:cs="Times New Roman"/>
        </w:rPr>
        <w:t>，对应的模糊度</w:t>
      </w:r>
      <w:r w:rsidR="00D8480E" w:rsidRPr="007F7917">
        <w:rPr>
          <w:rFonts w:eastAsia="宋体" w:cs="Times New Roman"/>
        </w:rPr>
        <w:t>正确性</w:t>
      </w:r>
      <w:r w:rsidR="00AE2096" w:rsidRPr="007F7917">
        <w:rPr>
          <w:rFonts w:eastAsia="宋体" w:cs="Times New Roman"/>
        </w:rPr>
        <w:t>检验采用比率检验方法，分别采用固定门限</w:t>
      </w:r>
      <w:r w:rsidR="00AE2096" w:rsidRPr="007F7917">
        <w:rPr>
          <w:rFonts w:eastAsia="宋体" w:cs="Times New Roman"/>
          <w:i/>
        </w:rPr>
        <w:t>c</w:t>
      </w:r>
      <w:r w:rsidR="00AE2096" w:rsidRPr="007F7917">
        <w:rPr>
          <w:rFonts w:eastAsia="宋体" w:cs="Times New Roman"/>
        </w:rPr>
        <w:t>=1, 2, 3</w:t>
      </w:r>
      <w:r w:rsidR="00540C6D" w:rsidRPr="00540C6D">
        <w:rPr>
          <w:rFonts w:eastAsia="宋体" w:cs="Times New Roman"/>
          <w:noProof/>
          <w:vertAlign w:val="superscript"/>
        </w:rPr>
        <w:t>[2</w:t>
      </w:r>
      <w:r w:rsidR="00F2122D">
        <w:rPr>
          <w:rFonts w:eastAsia="宋体" w:cs="Times New Roman"/>
          <w:noProof/>
          <w:vertAlign w:val="superscript"/>
        </w:rPr>
        <w:t>2</w:t>
      </w:r>
      <w:r w:rsidR="00540C6D" w:rsidRPr="00540C6D">
        <w:rPr>
          <w:rFonts w:eastAsia="宋体" w:cs="Times New Roman"/>
          <w:noProof/>
          <w:vertAlign w:val="superscript"/>
        </w:rPr>
        <w:t>]</w:t>
      </w:r>
      <w:r w:rsidR="00AE2096" w:rsidRPr="007F7917">
        <w:rPr>
          <w:rFonts w:eastAsia="宋体" w:cs="Times New Roman"/>
        </w:rPr>
        <w:t>以及固定失败率</w:t>
      </w:r>
      <w:r w:rsidR="00AE2096" w:rsidRPr="007F7917">
        <w:rPr>
          <w:rFonts w:eastAsia="宋体" w:cs="Times New Roman"/>
          <w:i/>
        </w:rPr>
        <w:t>P</w:t>
      </w:r>
      <w:r w:rsidR="00AE2096" w:rsidRPr="007F7917">
        <w:rPr>
          <w:rFonts w:eastAsia="宋体" w:cs="Times New Roman"/>
          <w:i/>
          <w:vertAlign w:val="subscript"/>
        </w:rPr>
        <w:t>f</w:t>
      </w:r>
      <w:r w:rsidR="00AE2096" w:rsidRPr="007F7917">
        <w:rPr>
          <w:rFonts w:eastAsia="宋体" w:cs="Times New Roman"/>
        </w:rPr>
        <w:t>=1%</w:t>
      </w:r>
      <w:r w:rsidR="00540C6D" w:rsidRPr="00540C6D">
        <w:rPr>
          <w:rFonts w:eastAsia="宋体" w:cs="Times New Roman"/>
          <w:noProof/>
          <w:vertAlign w:val="superscript"/>
        </w:rPr>
        <w:t>[2</w:t>
      </w:r>
      <w:r w:rsidR="00F2122D">
        <w:rPr>
          <w:rFonts w:eastAsia="宋体" w:cs="Times New Roman"/>
          <w:noProof/>
          <w:vertAlign w:val="superscript"/>
        </w:rPr>
        <w:t>3</w:t>
      </w:r>
      <w:r w:rsidR="00540C6D" w:rsidRPr="00540C6D">
        <w:rPr>
          <w:rFonts w:eastAsia="宋体" w:cs="Times New Roman"/>
          <w:noProof/>
          <w:vertAlign w:val="superscript"/>
        </w:rPr>
        <w:t>]</w:t>
      </w:r>
      <w:r w:rsidR="000173C0" w:rsidRPr="007F7917">
        <w:rPr>
          <w:rFonts w:eastAsia="宋体" w:cs="Times New Roman"/>
        </w:rPr>
        <w:t>对</w:t>
      </w:r>
      <w:r w:rsidR="009A4FF4" w:rsidRPr="007F7917">
        <w:rPr>
          <w:rFonts w:eastAsia="宋体" w:cs="Times New Roman"/>
        </w:rPr>
        <w:t>模糊度解算</w:t>
      </w:r>
      <w:r w:rsidR="000173C0" w:rsidRPr="007F7917">
        <w:rPr>
          <w:rFonts w:eastAsia="宋体" w:cs="Times New Roman"/>
        </w:rPr>
        <w:t>结果实施检验，其目的在于反映所构造的</w:t>
      </w:r>
      <w:r w:rsidR="00A11B4C">
        <w:rPr>
          <w:rFonts w:eastAsia="宋体" w:cs="Times New Roman"/>
        </w:rPr>
        <w:t>窄巷</w:t>
      </w:r>
      <w:r w:rsidR="009A4FF4" w:rsidRPr="007F7917">
        <w:rPr>
          <w:rFonts w:eastAsia="宋体" w:cs="Times New Roman"/>
        </w:rPr>
        <w:t>模糊度解算</w:t>
      </w:r>
      <w:r w:rsidR="000173C0" w:rsidRPr="007F7917">
        <w:rPr>
          <w:rFonts w:eastAsia="宋体" w:cs="Times New Roman"/>
        </w:rPr>
        <w:t>模型</w:t>
      </w:r>
      <w:r w:rsidR="00AE2096" w:rsidRPr="007F7917">
        <w:rPr>
          <w:rFonts w:eastAsia="宋体" w:cs="Times New Roman"/>
        </w:rPr>
        <w:t>在不同模糊度</w:t>
      </w:r>
      <w:r w:rsidR="00D8480E" w:rsidRPr="007F7917">
        <w:rPr>
          <w:rFonts w:eastAsia="宋体" w:cs="Times New Roman"/>
        </w:rPr>
        <w:t>正确性</w:t>
      </w:r>
      <w:r w:rsidR="00AE2096" w:rsidRPr="007F7917">
        <w:rPr>
          <w:rFonts w:eastAsia="宋体" w:cs="Times New Roman"/>
        </w:rPr>
        <w:t>检验方法中表现的</w:t>
      </w:r>
      <w:r w:rsidR="009A4FF4" w:rsidRPr="007F7917">
        <w:rPr>
          <w:rFonts w:eastAsia="宋体" w:cs="Times New Roman"/>
        </w:rPr>
        <w:t>模糊度解算</w:t>
      </w:r>
      <w:r w:rsidR="00846653" w:rsidRPr="007F7917">
        <w:rPr>
          <w:rFonts w:eastAsia="宋体" w:cs="Times New Roman"/>
        </w:rPr>
        <w:t>性能</w:t>
      </w:r>
      <w:r w:rsidR="00AE2096" w:rsidRPr="007F7917">
        <w:rPr>
          <w:rFonts w:eastAsia="宋体" w:cs="Times New Roman"/>
        </w:rPr>
        <w:t>的差异。需要</w:t>
      </w:r>
      <w:r w:rsidR="00041958" w:rsidRPr="007F7917">
        <w:rPr>
          <w:rFonts w:eastAsia="宋体" w:cs="Times New Roman"/>
        </w:rPr>
        <w:t>注意</w:t>
      </w:r>
      <w:r w:rsidR="00AE2096" w:rsidRPr="007F7917">
        <w:rPr>
          <w:rFonts w:eastAsia="宋体" w:cs="Times New Roman"/>
        </w:rPr>
        <w:t>的是，固定门限</w:t>
      </w:r>
      <w:r w:rsidR="00AE2096" w:rsidRPr="007F7917">
        <w:rPr>
          <w:rFonts w:eastAsia="宋体" w:cs="Times New Roman"/>
          <w:i/>
        </w:rPr>
        <w:t>c</w:t>
      </w:r>
      <w:r w:rsidR="00AE2096" w:rsidRPr="007F7917">
        <w:rPr>
          <w:rFonts w:eastAsia="宋体" w:cs="Times New Roman"/>
        </w:rPr>
        <w:t>=1</w:t>
      </w:r>
      <w:r w:rsidR="004E324C" w:rsidRPr="007F7917">
        <w:rPr>
          <w:rFonts w:eastAsia="宋体" w:cs="Times New Roman"/>
        </w:rPr>
        <w:t>实际代表了</w:t>
      </w:r>
      <w:r w:rsidR="00AE2096" w:rsidRPr="007F7917">
        <w:rPr>
          <w:rFonts w:eastAsia="宋体" w:cs="Times New Roman"/>
        </w:rPr>
        <w:t>不</w:t>
      </w:r>
      <w:r w:rsidR="006B6CEB" w:rsidRPr="007F7917">
        <w:rPr>
          <w:rFonts w:eastAsia="宋体" w:cs="Times New Roman"/>
        </w:rPr>
        <w:t>实施任何</w:t>
      </w:r>
      <w:r w:rsidR="00EF46C2" w:rsidRPr="007F7917">
        <w:rPr>
          <w:rFonts w:eastAsia="宋体" w:cs="Times New Roman"/>
        </w:rPr>
        <w:t>模糊度</w:t>
      </w:r>
      <w:r w:rsidR="00AE2096" w:rsidRPr="007F7917">
        <w:rPr>
          <w:rFonts w:eastAsia="宋体" w:cs="Times New Roman"/>
        </w:rPr>
        <w:t>正确性检验。</w:t>
      </w:r>
    </w:p>
    <w:p w:rsidR="00AE2096" w:rsidRPr="007F7917" w:rsidRDefault="00AE2096" w:rsidP="001861C6">
      <w:pPr>
        <w:spacing w:line="240" w:lineRule="auto"/>
        <w:jc w:val="both"/>
        <w:rPr>
          <w:rFonts w:eastAsia="宋体" w:cs="Times New Roman"/>
        </w:rPr>
      </w:pPr>
      <w:r w:rsidRPr="007F7917">
        <w:rPr>
          <w:rFonts w:eastAsia="宋体" w:cs="Times New Roman"/>
        </w:rPr>
        <w:t>在评估模糊度解算性能方面，本文利用</w:t>
      </w:r>
      <w:r w:rsidR="008C7E8A" w:rsidRPr="007F7917">
        <w:rPr>
          <w:rFonts w:eastAsia="宋体" w:cs="Times New Roman"/>
        </w:rPr>
        <w:t>模糊度固定率</w:t>
      </w:r>
      <w:r w:rsidRPr="007F7917">
        <w:rPr>
          <w:rFonts w:eastAsia="宋体" w:cs="Times New Roman"/>
          <w:i/>
        </w:rPr>
        <w:t>P</w:t>
      </w:r>
      <w:r w:rsidRPr="007F7917">
        <w:rPr>
          <w:rFonts w:eastAsia="宋体" w:cs="Times New Roman"/>
          <w:i/>
          <w:vertAlign w:val="subscript"/>
        </w:rPr>
        <w:t>fix</w:t>
      </w:r>
      <w:r w:rsidRPr="007F7917">
        <w:rPr>
          <w:rFonts w:eastAsia="宋体" w:cs="Times New Roman"/>
          <w:vertAlign w:val="subscript"/>
        </w:rPr>
        <w:softHyphen/>
      </w:r>
      <w:r w:rsidR="00951AEA" w:rsidRPr="00951AEA">
        <w:rPr>
          <w:rFonts w:eastAsia="宋体" w:cs="Times New Roman" w:hint="eastAsia"/>
        </w:rPr>
        <w:t>，</w:t>
      </w:r>
      <w:r w:rsidRPr="007F7917">
        <w:rPr>
          <w:rFonts w:eastAsia="宋体" w:cs="Times New Roman"/>
        </w:rPr>
        <w:t>即</w:t>
      </w:r>
      <w:r w:rsidR="00DC7710" w:rsidRPr="007F7917">
        <w:rPr>
          <w:rFonts w:eastAsia="宋体" w:cs="Times New Roman"/>
        </w:rPr>
        <w:t>通过模糊度正确性检验的</w:t>
      </w:r>
      <w:r w:rsidRPr="007F7917">
        <w:rPr>
          <w:rFonts w:eastAsia="宋体" w:cs="Times New Roman"/>
        </w:rPr>
        <w:t>固定数与全部历元数之比；以及</w:t>
      </w:r>
      <w:r w:rsidR="008C7E8A" w:rsidRPr="007F7917">
        <w:rPr>
          <w:rFonts w:eastAsia="宋体" w:cs="Times New Roman"/>
        </w:rPr>
        <w:t>条件成功率</w:t>
      </w:r>
      <w:r w:rsidRPr="007F7917">
        <w:rPr>
          <w:rFonts w:eastAsia="宋体" w:cs="Times New Roman"/>
          <w:i/>
        </w:rPr>
        <w:t>P</w:t>
      </w:r>
      <w:r w:rsidRPr="007F7917">
        <w:rPr>
          <w:rFonts w:eastAsia="宋体" w:cs="Times New Roman"/>
          <w:i/>
          <w:vertAlign w:val="subscript"/>
        </w:rPr>
        <w:t>s</w:t>
      </w:r>
      <w:r w:rsidR="00951AEA">
        <w:rPr>
          <w:rFonts w:eastAsia="宋体" w:cs="Times New Roman" w:hint="eastAsia"/>
        </w:rPr>
        <w:t>，</w:t>
      </w:r>
      <w:r w:rsidRPr="007F7917">
        <w:rPr>
          <w:rFonts w:eastAsia="宋体" w:cs="Times New Roman"/>
        </w:rPr>
        <w:t>即模糊度固定正确数与全部</w:t>
      </w:r>
      <w:r w:rsidR="00162A36" w:rsidRPr="007F7917">
        <w:rPr>
          <w:rFonts w:eastAsia="宋体" w:cs="Times New Roman"/>
        </w:rPr>
        <w:t>通过模糊度正确性检验的固定数</w:t>
      </w:r>
      <w:r w:rsidRPr="007F7917">
        <w:rPr>
          <w:rFonts w:eastAsia="宋体" w:cs="Times New Roman"/>
        </w:rPr>
        <w:t>之比</w:t>
      </w:r>
      <w:r w:rsidR="00540C6D" w:rsidRPr="00540C6D">
        <w:rPr>
          <w:rFonts w:eastAsia="宋体" w:cs="Times New Roman" w:hint="eastAsia"/>
          <w:vertAlign w:val="superscript"/>
        </w:rPr>
        <w:t>[</w:t>
      </w:r>
      <w:r w:rsidR="00540C6D" w:rsidRPr="00540C6D">
        <w:rPr>
          <w:rFonts w:eastAsia="宋体" w:cs="Times New Roman"/>
          <w:vertAlign w:val="superscript"/>
        </w:rPr>
        <w:t>11</w:t>
      </w:r>
      <w:r w:rsidR="00540C6D" w:rsidRPr="00540C6D">
        <w:rPr>
          <w:rFonts w:eastAsia="宋体" w:cs="Times New Roman" w:hint="eastAsia"/>
          <w:vertAlign w:val="superscript"/>
        </w:rPr>
        <w:t>]</w:t>
      </w:r>
      <w:r w:rsidRPr="007F7917">
        <w:rPr>
          <w:rFonts w:eastAsia="宋体" w:cs="Times New Roman"/>
        </w:rPr>
        <w:t>。在评估定位精度方面，</w:t>
      </w:r>
      <w:r w:rsidR="00951AEA">
        <w:rPr>
          <w:rFonts w:eastAsia="宋体" w:cs="Times New Roman" w:hint="eastAsia"/>
        </w:rPr>
        <w:t>本文采用</w:t>
      </w:r>
      <w:r w:rsidR="0053594C" w:rsidRPr="007F7917">
        <w:rPr>
          <w:rFonts w:eastAsia="宋体" w:cs="Times New Roman"/>
        </w:rPr>
        <w:t>标准差</w:t>
      </w:r>
      <w:r w:rsidR="0014765B" w:rsidRPr="007F7917">
        <w:rPr>
          <w:rFonts w:eastAsia="宋体" w:cs="Times New Roman"/>
        </w:rPr>
        <w:t>(</w:t>
      </w:r>
      <w:r w:rsidR="00D550C0" w:rsidRPr="007F7917">
        <w:rPr>
          <w:rFonts w:eastAsia="宋体" w:cs="Times New Roman"/>
        </w:rPr>
        <w:t>S</w:t>
      </w:r>
      <w:r w:rsidR="007B1BD6" w:rsidRPr="007F7917">
        <w:rPr>
          <w:rFonts w:eastAsia="宋体" w:cs="Times New Roman"/>
        </w:rPr>
        <w:t xml:space="preserve">tandard </w:t>
      </w:r>
      <w:r w:rsidR="0053594C" w:rsidRPr="007F7917">
        <w:rPr>
          <w:rFonts w:eastAsia="宋体" w:cs="Times New Roman"/>
        </w:rPr>
        <w:t>deviation</w:t>
      </w:r>
      <w:r w:rsidR="007B1BD6" w:rsidRPr="007F7917">
        <w:rPr>
          <w:rFonts w:eastAsia="宋体" w:cs="Times New Roman"/>
        </w:rPr>
        <w:t xml:space="preserve">, </w:t>
      </w:r>
      <w:r w:rsidRPr="007F7917">
        <w:rPr>
          <w:rFonts w:eastAsia="宋体" w:cs="Times New Roman"/>
        </w:rPr>
        <w:t>STD</w:t>
      </w:r>
      <w:r w:rsidR="0014765B" w:rsidRPr="007F7917">
        <w:rPr>
          <w:rFonts w:eastAsia="宋体" w:cs="Times New Roman"/>
        </w:rPr>
        <w:t>)</w:t>
      </w:r>
      <w:r w:rsidR="00951AEA">
        <w:rPr>
          <w:rFonts w:eastAsia="宋体" w:cs="Times New Roman" w:hint="eastAsia"/>
        </w:rPr>
        <w:t>与</w:t>
      </w:r>
      <w:r w:rsidRPr="007F7917">
        <w:rPr>
          <w:rFonts w:eastAsia="宋体" w:cs="Times New Roman"/>
        </w:rPr>
        <w:t>95%</w:t>
      </w:r>
      <w:r w:rsidRPr="007F7917">
        <w:rPr>
          <w:rFonts w:eastAsia="宋体" w:cs="Times New Roman"/>
        </w:rPr>
        <w:t>的球概率</w:t>
      </w:r>
      <w:r w:rsidR="0014765B" w:rsidRPr="007F7917">
        <w:rPr>
          <w:rFonts w:eastAsia="宋体" w:cs="Times New Roman"/>
        </w:rPr>
        <w:t>(</w:t>
      </w:r>
      <w:r w:rsidR="00D550C0" w:rsidRPr="007F7917">
        <w:rPr>
          <w:rFonts w:eastAsia="宋体" w:cs="Times New Roman"/>
        </w:rPr>
        <w:t xml:space="preserve">Spherical error probability, </w:t>
      </w:r>
      <w:r w:rsidRPr="007F7917">
        <w:rPr>
          <w:rFonts w:eastAsia="宋体" w:cs="Times New Roman"/>
        </w:rPr>
        <w:t>SEP 95%</w:t>
      </w:r>
      <w:r w:rsidR="0014765B" w:rsidRPr="007F7917">
        <w:rPr>
          <w:rFonts w:eastAsia="宋体" w:cs="Times New Roman"/>
        </w:rPr>
        <w:t>)</w:t>
      </w:r>
      <w:r w:rsidR="00951AEA" w:rsidRPr="00540C6D">
        <w:rPr>
          <w:rFonts w:eastAsia="宋体" w:cs="Times New Roman" w:hint="eastAsia"/>
          <w:vertAlign w:val="superscript"/>
        </w:rPr>
        <w:t xml:space="preserve"> </w:t>
      </w:r>
      <w:r w:rsidR="00540C6D" w:rsidRPr="00540C6D">
        <w:rPr>
          <w:rFonts w:eastAsia="宋体" w:cs="Times New Roman" w:hint="eastAsia"/>
          <w:vertAlign w:val="superscript"/>
        </w:rPr>
        <w:t>[</w:t>
      </w:r>
      <w:r w:rsidR="00540C6D" w:rsidRPr="00540C6D">
        <w:rPr>
          <w:rFonts w:eastAsia="宋体" w:cs="Times New Roman"/>
          <w:vertAlign w:val="superscript"/>
        </w:rPr>
        <w:t>2</w:t>
      </w:r>
      <w:r w:rsidR="00F2122D">
        <w:rPr>
          <w:rFonts w:eastAsia="宋体" w:cs="Times New Roman"/>
          <w:vertAlign w:val="superscript"/>
        </w:rPr>
        <w:t>1</w:t>
      </w:r>
      <w:r w:rsidR="00540C6D" w:rsidRPr="00540C6D">
        <w:rPr>
          <w:rFonts w:eastAsia="宋体" w:cs="Times New Roman" w:hint="eastAsia"/>
          <w:vertAlign w:val="superscript"/>
        </w:rPr>
        <w:t>]</w:t>
      </w:r>
      <w:r w:rsidRPr="007F7917">
        <w:rPr>
          <w:rFonts w:eastAsia="宋体" w:cs="Times New Roman"/>
        </w:rPr>
        <w:t>。</w:t>
      </w:r>
    </w:p>
    <w:p w:rsidR="00CF6AD1" w:rsidRPr="007F7917" w:rsidRDefault="00AE2096" w:rsidP="001861C6">
      <w:pPr>
        <w:spacing w:line="240" w:lineRule="auto"/>
        <w:jc w:val="both"/>
        <w:rPr>
          <w:rFonts w:eastAsia="宋体" w:cs="Times New Roman"/>
        </w:rPr>
      </w:pPr>
      <w:r w:rsidRPr="007F7917">
        <w:rPr>
          <w:rFonts w:eastAsia="宋体" w:cs="Times New Roman"/>
        </w:rPr>
        <w:t>表</w:t>
      </w:r>
      <w:r w:rsidRPr="007F7917">
        <w:rPr>
          <w:rFonts w:eastAsia="宋体" w:cs="Times New Roman"/>
        </w:rPr>
        <w:t>4</w:t>
      </w:r>
      <w:r w:rsidR="00B964A3" w:rsidRPr="007F7917">
        <w:rPr>
          <w:rFonts w:eastAsia="宋体" w:cs="Times New Roman"/>
        </w:rPr>
        <w:t>统计了不同测试基线的</w:t>
      </w:r>
      <w:r w:rsidR="001D1549" w:rsidRPr="007F7917">
        <w:rPr>
          <w:rFonts w:eastAsia="宋体" w:cs="Times New Roman"/>
        </w:rPr>
        <w:t>模糊度解算</w:t>
      </w:r>
      <w:r w:rsidR="00B964A3" w:rsidRPr="007F7917">
        <w:rPr>
          <w:rFonts w:eastAsia="宋体" w:cs="Times New Roman"/>
        </w:rPr>
        <w:t>结果，从中</w:t>
      </w:r>
      <w:r w:rsidRPr="007F7917">
        <w:rPr>
          <w:rFonts w:eastAsia="宋体" w:cs="Times New Roman"/>
        </w:rPr>
        <w:t>可以发现，不同的模糊度</w:t>
      </w:r>
      <w:r w:rsidR="001D1549" w:rsidRPr="007F7917">
        <w:rPr>
          <w:rFonts w:eastAsia="宋体" w:cs="Times New Roman"/>
        </w:rPr>
        <w:t>正确性</w:t>
      </w:r>
      <w:r w:rsidRPr="007F7917">
        <w:rPr>
          <w:rFonts w:eastAsia="宋体" w:cs="Times New Roman"/>
        </w:rPr>
        <w:t>检验方法会影响</w:t>
      </w:r>
      <w:r w:rsidR="001D1549" w:rsidRPr="007F7917">
        <w:rPr>
          <w:rFonts w:eastAsia="宋体" w:cs="Times New Roman"/>
        </w:rPr>
        <w:t>模糊度解算</w:t>
      </w:r>
      <w:r w:rsidR="007E0D38">
        <w:rPr>
          <w:rFonts w:eastAsia="宋体" w:cs="Times New Roman" w:hint="eastAsia"/>
        </w:rPr>
        <w:t>结果</w:t>
      </w:r>
      <w:r w:rsidR="002B3A87">
        <w:rPr>
          <w:rFonts w:eastAsia="宋体" w:cs="Times New Roman" w:hint="eastAsia"/>
        </w:rPr>
        <w:t>的</w:t>
      </w:r>
      <w:r w:rsidR="00A62057">
        <w:rPr>
          <w:rFonts w:eastAsia="宋体" w:cs="Times New Roman" w:hint="eastAsia"/>
        </w:rPr>
        <w:t>固定率</w:t>
      </w:r>
      <w:r w:rsidR="007E0D38">
        <w:rPr>
          <w:rFonts w:eastAsia="宋体" w:cs="Times New Roman" w:hint="eastAsia"/>
        </w:rPr>
        <w:t>与</w:t>
      </w:r>
      <w:r w:rsidR="00A62057">
        <w:rPr>
          <w:rFonts w:eastAsia="宋体" w:cs="Times New Roman" w:hint="eastAsia"/>
        </w:rPr>
        <w:t>成功率</w:t>
      </w:r>
      <w:r w:rsidRPr="007F7917">
        <w:rPr>
          <w:rFonts w:eastAsia="宋体" w:cs="Times New Roman"/>
        </w:rPr>
        <w:t>。采用固定门限</w:t>
      </w:r>
      <w:r w:rsidRPr="007F7917">
        <w:rPr>
          <w:rFonts w:eastAsia="宋体" w:cs="Times New Roman"/>
          <w:i/>
        </w:rPr>
        <w:t>c</w:t>
      </w:r>
      <w:r w:rsidRPr="007F7917">
        <w:rPr>
          <w:rFonts w:eastAsia="宋体" w:cs="Times New Roman"/>
        </w:rPr>
        <w:t>=1</w:t>
      </w:r>
      <w:r w:rsidR="006D61A1" w:rsidRPr="007F7917">
        <w:rPr>
          <w:rFonts w:eastAsia="宋体" w:cs="Times New Roman"/>
        </w:rPr>
        <w:t>的</w:t>
      </w:r>
      <w:r w:rsidR="008C7E8A" w:rsidRPr="007F7917">
        <w:rPr>
          <w:rFonts w:eastAsia="宋体" w:cs="Times New Roman"/>
          <w:i/>
        </w:rPr>
        <w:t>P</w:t>
      </w:r>
      <w:r w:rsidR="008C7E8A" w:rsidRPr="007F7917">
        <w:rPr>
          <w:rFonts w:eastAsia="宋体" w:cs="Times New Roman"/>
          <w:i/>
          <w:vertAlign w:val="subscript"/>
        </w:rPr>
        <w:t>fix</w:t>
      </w:r>
      <w:r w:rsidR="008C7E8A" w:rsidRPr="007F7917">
        <w:rPr>
          <w:rFonts w:eastAsia="宋体" w:cs="Times New Roman"/>
          <w:vertAlign w:val="subscript"/>
        </w:rPr>
        <w:softHyphen/>
      </w:r>
      <w:r w:rsidR="008C7E8A" w:rsidRPr="007F7917">
        <w:rPr>
          <w:rFonts w:eastAsia="宋体" w:cs="Times New Roman"/>
          <w:vertAlign w:val="subscript"/>
        </w:rPr>
        <w:softHyphen/>
      </w:r>
      <w:r w:rsidR="006D61A1" w:rsidRPr="007F7917">
        <w:rPr>
          <w:rFonts w:eastAsia="宋体" w:cs="Times New Roman"/>
        </w:rPr>
        <w:t>达</w:t>
      </w:r>
      <w:r w:rsidRPr="007F7917">
        <w:rPr>
          <w:rFonts w:eastAsia="宋体" w:cs="Times New Roman"/>
        </w:rPr>
        <w:t>100%</w:t>
      </w:r>
      <w:r w:rsidRPr="007F7917">
        <w:rPr>
          <w:rFonts w:eastAsia="宋体" w:cs="Times New Roman"/>
        </w:rPr>
        <w:t>，但相应的</w:t>
      </w:r>
      <w:r w:rsidR="008C7E8A" w:rsidRPr="007F7917">
        <w:rPr>
          <w:rFonts w:eastAsia="宋体" w:cs="Times New Roman"/>
          <w:i/>
        </w:rPr>
        <w:t>P</w:t>
      </w:r>
      <w:r w:rsidR="008C7E8A" w:rsidRPr="007F7917">
        <w:rPr>
          <w:rFonts w:eastAsia="宋体" w:cs="Times New Roman"/>
          <w:i/>
          <w:vertAlign w:val="subscript"/>
        </w:rPr>
        <w:t>s</w:t>
      </w:r>
      <w:r w:rsidR="006D61A1" w:rsidRPr="007F7917">
        <w:rPr>
          <w:rFonts w:eastAsia="宋体" w:cs="Times New Roman"/>
        </w:rPr>
        <w:t>却是</w:t>
      </w:r>
      <w:r w:rsidRPr="007F7917">
        <w:rPr>
          <w:rFonts w:eastAsia="宋体" w:cs="Times New Roman"/>
        </w:rPr>
        <w:t>所有</w:t>
      </w:r>
      <w:r w:rsidR="006D61A1" w:rsidRPr="007F7917">
        <w:rPr>
          <w:rFonts w:eastAsia="宋体" w:cs="Times New Roman"/>
        </w:rPr>
        <w:t>测试结果</w:t>
      </w:r>
      <w:r w:rsidRPr="007F7917">
        <w:rPr>
          <w:rFonts w:eastAsia="宋体" w:cs="Times New Roman"/>
        </w:rPr>
        <w:t>中最低的。固定门限</w:t>
      </w:r>
      <w:r w:rsidRPr="007F7917">
        <w:rPr>
          <w:rFonts w:eastAsia="宋体" w:cs="Times New Roman"/>
          <w:i/>
        </w:rPr>
        <w:t>c</w:t>
      </w:r>
      <w:r w:rsidRPr="007F7917">
        <w:rPr>
          <w:rFonts w:eastAsia="宋体" w:cs="Times New Roman"/>
        </w:rPr>
        <w:t>=3</w:t>
      </w:r>
      <w:r w:rsidRPr="007F7917">
        <w:rPr>
          <w:rFonts w:eastAsia="宋体" w:cs="Times New Roman"/>
        </w:rPr>
        <w:t>虽然表现了最</w:t>
      </w:r>
      <w:r w:rsidR="008C7E8A" w:rsidRPr="007F7917">
        <w:rPr>
          <w:rFonts w:eastAsia="宋体" w:cs="Times New Roman"/>
        </w:rPr>
        <w:t>高</w:t>
      </w:r>
      <w:r w:rsidRPr="007F7917">
        <w:rPr>
          <w:rFonts w:eastAsia="宋体" w:cs="Times New Roman"/>
        </w:rPr>
        <w:t>的</w:t>
      </w:r>
      <w:r w:rsidR="008C7E8A" w:rsidRPr="007F7917">
        <w:rPr>
          <w:rFonts w:eastAsia="宋体" w:cs="Times New Roman"/>
          <w:i/>
        </w:rPr>
        <w:t>P</w:t>
      </w:r>
      <w:r w:rsidR="008C7E8A" w:rsidRPr="007F7917">
        <w:rPr>
          <w:rFonts w:eastAsia="宋体" w:cs="Times New Roman"/>
          <w:i/>
          <w:vertAlign w:val="subscript"/>
        </w:rPr>
        <w:t>s</w:t>
      </w:r>
      <w:r w:rsidRPr="007F7917">
        <w:rPr>
          <w:rFonts w:eastAsia="宋体" w:cs="Times New Roman"/>
        </w:rPr>
        <w:t>，但相应的</w:t>
      </w:r>
      <w:r w:rsidR="00B07968" w:rsidRPr="007F7917">
        <w:rPr>
          <w:rFonts w:eastAsia="宋体" w:cs="Times New Roman"/>
          <w:i/>
        </w:rPr>
        <w:t>P</w:t>
      </w:r>
      <w:r w:rsidR="00B07968" w:rsidRPr="007F7917">
        <w:rPr>
          <w:rFonts w:eastAsia="宋体" w:cs="Times New Roman"/>
          <w:i/>
          <w:vertAlign w:val="subscript"/>
        </w:rPr>
        <w:t>fix</w:t>
      </w:r>
      <w:r w:rsidR="00B07968" w:rsidRPr="007F7917">
        <w:rPr>
          <w:rFonts w:eastAsia="宋体" w:cs="Times New Roman"/>
          <w:vertAlign w:val="subscript"/>
        </w:rPr>
        <w:softHyphen/>
      </w:r>
      <w:r w:rsidR="00B07968" w:rsidRPr="007F7917">
        <w:rPr>
          <w:rFonts w:eastAsia="宋体" w:cs="Times New Roman"/>
          <w:vertAlign w:val="subscript"/>
        </w:rPr>
        <w:softHyphen/>
      </w:r>
      <w:r w:rsidR="00C80BF5" w:rsidRPr="007F7917">
        <w:rPr>
          <w:rFonts w:eastAsia="宋体" w:cs="Times New Roman"/>
        </w:rPr>
        <w:t>却</w:t>
      </w:r>
      <w:r w:rsidR="00B07968" w:rsidRPr="007F7917">
        <w:rPr>
          <w:rFonts w:eastAsia="宋体" w:cs="Times New Roman"/>
        </w:rPr>
        <w:t>有所降低</w:t>
      </w:r>
      <w:r w:rsidRPr="007F7917">
        <w:rPr>
          <w:rFonts w:eastAsia="宋体" w:cs="Times New Roman"/>
        </w:rPr>
        <w:t>，</w:t>
      </w:r>
      <w:r w:rsidR="007973F5" w:rsidRPr="007F7917">
        <w:rPr>
          <w:rFonts w:eastAsia="宋体" w:cs="Times New Roman"/>
        </w:rPr>
        <w:t>使得</w:t>
      </w:r>
      <w:r w:rsidRPr="007F7917">
        <w:rPr>
          <w:rFonts w:eastAsia="宋体" w:cs="Times New Roman"/>
        </w:rPr>
        <w:t>在</w:t>
      </w:r>
      <w:r w:rsidRPr="007F7917">
        <w:rPr>
          <w:rFonts w:eastAsia="宋体" w:cs="Times New Roman"/>
        </w:rPr>
        <w:t>68.8km</w:t>
      </w:r>
      <w:r w:rsidRPr="007F7917">
        <w:rPr>
          <w:rFonts w:eastAsia="宋体" w:cs="Times New Roman"/>
        </w:rPr>
        <w:t>测试结果中，</w:t>
      </w:r>
      <w:r w:rsidR="00C46FC8" w:rsidRPr="007F7917">
        <w:rPr>
          <w:rFonts w:eastAsia="宋体" w:cs="Times New Roman"/>
          <w:i/>
        </w:rPr>
        <w:t>P</w:t>
      </w:r>
      <w:r w:rsidR="00C46FC8" w:rsidRPr="007F7917">
        <w:rPr>
          <w:rFonts w:eastAsia="宋体" w:cs="Times New Roman"/>
          <w:i/>
          <w:vertAlign w:val="subscript"/>
        </w:rPr>
        <w:t>fix</w:t>
      </w:r>
      <w:r w:rsidRPr="007F7917">
        <w:rPr>
          <w:rFonts w:eastAsia="宋体" w:cs="Times New Roman"/>
        </w:rPr>
        <w:t>仅为</w:t>
      </w:r>
      <w:r w:rsidRPr="007F7917">
        <w:rPr>
          <w:rFonts w:eastAsia="宋体" w:cs="Times New Roman"/>
        </w:rPr>
        <w:t>74.5%</w:t>
      </w:r>
      <w:r w:rsidRPr="007F7917">
        <w:rPr>
          <w:rFonts w:eastAsia="宋体" w:cs="Times New Roman"/>
        </w:rPr>
        <w:t>。综合来看，基于固定失败率</w:t>
      </w:r>
      <w:r w:rsidRPr="007F7917">
        <w:rPr>
          <w:rFonts w:eastAsia="宋体" w:cs="Times New Roman"/>
          <w:i/>
        </w:rPr>
        <w:t>P</w:t>
      </w:r>
      <w:r w:rsidRPr="007F7917">
        <w:rPr>
          <w:rFonts w:eastAsia="宋体" w:cs="Times New Roman"/>
          <w:i/>
          <w:vertAlign w:val="subscript"/>
        </w:rPr>
        <w:t>f</w:t>
      </w:r>
      <w:r w:rsidRPr="007F7917">
        <w:rPr>
          <w:rFonts w:eastAsia="宋体" w:cs="Times New Roman"/>
        </w:rPr>
        <w:t>=1%</w:t>
      </w:r>
      <w:r w:rsidRPr="007F7917">
        <w:rPr>
          <w:rFonts w:eastAsia="宋体" w:cs="Times New Roman"/>
        </w:rPr>
        <w:t>在</w:t>
      </w:r>
      <w:r w:rsidR="00C50B83" w:rsidRPr="007F7917">
        <w:rPr>
          <w:rFonts w:eastAsia="宋体" w:cs="Times New Roman"/>
          <w:i/>
        </w:rPr>
        <w:t>P</w:t>
      </w:r>
      <w:r w:rsidR="00C50B83" w:rsidRPr="007F7917">
        <w:rPr>
          <w:rFonts w:eastAsia="宋体" w:cs="Times New Roman"/>
          <w:i/>
          <w:vertAlign w:val="subscript"/>
        </w:rPr>
        <w:t>fix</w:t>
      </w:r>
      <w:r w:rsidR="00C50B83" w:rsidRPr="007F7917">
        <w:rPr>
          <w:rFonts w:eastAsia="宋体" w:cs="Times New Roman"/>
          <w:vertAlign w:val="subscript"/>
        </w:rPr>
        <w:softHyphen/>
      </w:r>
      <w:r w:rsidRPr="007F7917">
        <w:rPr>
          <w:rFonts w:eastAsia="宋体" w:cs="Times New Roman"/>
        </w:rPr>
        <w:t>与</w:t>
      </w:r>
      <w:r w:rsidR="00C50B83" w:rsidRPr="007F7917">
        <w:rPr>
          <w:rFonts w:eastAsia="宋体" w:cs="Times New Roman"/>
          <w:i/>
        </w:rPr>
        <w:t>P</w:t>
      </w:r>
      <w:r w:rsidR="00C50B83" w:rsidRPr="007F7917">
        <w:rPr>
          <w:rFonts w:eastAsia="宋体" w:cs="Times New Roman"/>
          <w:i/>
          <w:vertAlign w:val="subscript"/>
        </w:rPr>
        <w:t>s</w:t>
      </w:r>
      <w:r w:rsidRPr="007F7917">
        <w:rPr>
          <w:rFonts w:eastAsia="宋体" w:cs="Times New Roman"/>
        </w:rPr>
        <w:t>两方面均得到了较优的</w:t>
      </w:r>
      <w:r w:rsidR="00E83786" w:rsidRPr="007F7917">
        <w:rPr>
          <w:rFonts w:eastAsia="宋体" w:cs="Times New Roman"/>
        </w:rPr>
        <w:t>模糊度解算</w:t>
      </w:r>
      <w:r w:rsidRPr="007F7917">
        <w:rPr>
          <w:rFonts w:eastAsia="宋体" w:cs="Times New Roman"/>
        </w:rPr>
        <w:t>性能，</w:t>
      </w:r>
      <w:r w:rsidR="00BE6D1F" w:rsidRPr="007F7917">
        <w:rPr>
          <w:rFonts w:eastAsia="宋体" w:cs="Times New Roman"/>
        </w:rPr>
        <w:t>两者</w:t>
      </w:r>
      <w:r w:rsidR="00AD3203" w:rsidRPr="007F7917">
        <w:rPr>
          <w:rFonts w:eastAsia="宋体" w:cs="Times New Roman"/>
        </w:rPr>
        <w:t>同时</w:t>
      </w:r>
      <w:r w:rsidRPr="007F7917">
        <w:rPr>
          <w:rFonts w:eastAsia="宋体" w:cs="Times New Roman"/>
        </w:rPr>
        <w:t>达到了</w:t>
      </w:r>
      <w:r w:rsidRPr="007F7917">
        <w:rPr>
          <w:rFonts w:eastAsia="宋体" w:cs="Times New Roman"/>
        </w:rPr>
        <w:t>97%</w:t>
      </w:r>
      <w:r w:rsidRPr="007F7917">
        <w:rPr>
          <w:rFonts w:eastAsia="宋体" w:cs="Times New Roman"/>
        </w:rPr>
        <w:t>以上</w:t>
      </w:r>
      <w:r w:rsidR="00814D34">
        <w:rPr>
          <w:rFonts w:eastAsia="宋体" w:cs="Times New Roman" w:hint="eastAsia"/>
        </w:rPr>
        <w:t>。</w:t>
      </w:r>
    </w:p>
    <w:p w:rsidR="00AE2096" w:rsidRPr="007F7917" w:rsidRDefault="00AE2096" w:rsidP="001861C6">
      <w:pPr>
        <w:spacing w:line="240" w:lineRule="auto"/>
        <w:ind w:firstLine="0"/>
        <w:jc w:val="center"/>
        <w:rPr>
          <w:rFonts w:eastAsia="宋体" w:cs="Times New Roman"/>
        </w:rPr>
      </w:pPr>
      <w:r w:rsidRPr="007F7917">
        <w:rPr>
          <w:rFonts w:eastAsia="宋体" w:cs="Times New Roman"/>
        </w:rPr>
        <w:t>表</w:t>
      </w:r>
      <w:r w:rsidRPr="007F7917">
        <w:rPr>
          <w:rFonts w:eastAsia="宋体" w:cs="Times New Roman"/>
        </w:rPr>
        <w:t>4</w:t>
      </w:r>
      <w:r w:rsidRPr="007F7917">
        <w:rPr>
          <w:rFonts w:eastAsia="宋体" w:cs="Times New Roman"/>
        </w:rPr>
        <w:t>模糊度解算性能统计</w:t>
      </w:r>
    </w:p>
    <w:p w:rsidR="00B50FBE" w:rsidRPr="007F7917" w:rsidRDefault="00B50FBE" w:rsidP="001861C6">
      <w:pPr>
        <w:spacing w:line="240" w:lineRule="auto"/>
        <w:ind w:firstLine="0"/>
        <w:jc w:val="center"/>
        <w:rPr>
          <w:rFonts w:eastAsia="宋体" w:cs="Times New Roman"/>
        </w:rPr>
      </w:pPr>
      <w:r w:rsidRPr="007F7917">
        <w:rPr>
          <w:rFonts w:eastAsia="宋体" w:cs="Times New Roman"/>
        </w:rPr>
        <w:t>Table 4 Ambiguity resolution performance analysis</w:t>
      </w:r>
    </w:p>
    <w:tbl>
      <w:tblPr>
        <w:tblW w:w="0" w:type="auto"/>
        <w:tblLook w:val="04A0" w:firstRow="1" w:lastRow="0" w:firstColumn="1" w:lastColumn="0" w:noHBand="0" w:noVBand="1"/>
      </w:tblPr>
      <w:tblGrid>
        <w:gridCol w:w="1071"/>
        <w:gridCol w:w="784"/>
        <w:gridCol w:w="785"/>
        <w:gridCol w:w="961"/>
        <w:gridCol w:w="941"/>
        <w:gridCol w:w="961"/>
        <w:gridCol w:w="941"/>
        <w:gridCol w:w="955"/>
        <w:gridCol w:w="907"/>
      </w:tblGrid>
      <w:tr w:rsidR="00AE2096" w:rsidRPr="007F7917" w:rsidTr="007E3F6A">
        <w:tc>
          <w:tcPr>
            <w:tcW w:w="1071" w:type="dxa"/>
            <w:tcBorders>
              <w:top w:val="single" w:sz="12" w:space="0" w:color="auto"/>
            </w:tcBorders>
            <w:vAlign w:val="center"/>
          </w:tcPr>
          <w:p w:rsidR="00AE2096" w:rsidRPr="007F7917" w:rsidRDefault="00AE2096" w:rsidP="001861C6">
            <w:pPr>
              <w:spacing w:line="240" w:lineRule="auto"/>
              <w:ind w:firstLine="0"/>
              <w:jc w:val="center"/>
              <w:rPr>
                <w:rFonts w:eastAsia="宋体" w:cs="Times New Roman"/>
              </w:rPr>
            </w:pPr>
          </w:p>
        </w:tc>
        <w:tc>
          <w:tcPr>
            <w:tcW w:w="1569" w:type="dxa"/>
            <w:gridSpan w:val="2"/>
            <w:tcBorders>
              <w:top w:val="single" w:sz="12" w:space="0" w:color="auto"/>
              <w:bottom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c</w:t>
            </w:r>
            <w:r w:rsidRPr="007F7917">
              <w:rPr>
                <w:rFonts w:eastAsia="宋体" w:cs="Times New Roman"/>
              </w:rPr>
              <w:t xml:space="preserve"> = 1</w:t>
            </w:r>
          </w:p>
        </w:tc>
        <w:tc>
          <w:tcPr>
            <w:tcW w:w="1902" w:type="dxa"/>
            <w:gridSpan w:val="2"/>
            <w:tcBorders>
              <w:top w:val="single" w:sz="12"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c</w:t>
            </w:r>
            <w:r w:rsidRPr="007F7917">
              <w:rPr>
                <w:rFonts w:eastAsia="宋体" w:cs="Times New Roman"/>
              </w:rPr>
              <w:t xml:space="preserve"> = 2</w:t>
            </w:r>
          </w:p>
        </w:tc>
        <w:tc>
          <w:tcPr>
            <w:tcW w:w="1902" w:type="dxa"/>
            <w:gridSpan w:val="2"/>
            <w:tcBorders>
              <w:top w:val="single" w:sz="12"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 xml:space="preserve">c </w:t>
            </w:r>
            <w:r w:rsidRPr="007F7917">
              <w:rPr>
                <w:rFonts w:eastAsia="宋体" w:cs="Times New Roman"/>
              </w:rPr>
              <w:t>= 3</w:t>
            </w:r>
          </w:p>
        </w:tc>
        <w:tc>
          <w:tcPr>
            <w:tcW w:w="1862" w:type="dxa"/>
            <w:gridSpan w:val="2"/>
            <w:tcBorders>
              <w:top w:val="single" w:sz="12"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P</w:t>
            </w:r>
            <w:r w:rsidRPr="007F7917">
              <w:rPr>
                <w:rFonts w:eastAsia="宋体" w:cs="Times New Roman"/>
                <w:i/>
                <w:vertAlign w:val="subscript"/>
              </w:rPr>
              <w:t>f</w:t>
            </w:r>
            <w:r w:rsidRPr="007F7917">
              <w:rPr>
                <w:rFonts w:eastAsia="宋体" w:cs="Times New Roman"/>
              </w:rPr>
              <w:t xml:space="preserve"> = 1%</w:t>
            </w:r>
          </w:p>
        </w:tc>
      </w:tr>
      <w:tr w:rsidR="00AE2096" w:rsidRPr="007F7917" w:rsidTr="007E3F6A">
        <w:tc>
          <w:tcPr>
            <w:tcW w:w="1071"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p>
        </w:tc>
        <w:tc>
          <w:tcPr>
            <w:tcW w:w="784" w:type="dxa"/>
            <w:tcBorders>
              <w:top w:val="single" w:sz="8" w:space="0" w:color="auto"/>
              <w:bottom w:val="single" w:sz="8" w:space="0" w:color="auto"/>
            </w:tcBorders>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fix</w:t>
            </w:r>
          </w:p>
        </w:tc>
        <w:tc>
          <w:tcPr>
            <w:tcW w:w="785" w:type="dxa"/>
            <w:tcBorders>
              <w:top w:val="single" w:sz="8" w:space="0" w:color="auto"/>
              <w:bottom w:val="single" w:sz="8" w:space="0" w:color="auto"/>
            </w:tcBorders>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s</w:t>
            </w:r>
          </w:p>
        </w:tc>
        <w:tc>
          <w:tcPr>
            <w:tcW w:w="961" w:type="dxa"/>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fix</w:t>
            </w:r>
          </w:p>
        </w:tc>
        <w:tc>
          <w:tcPr>
            <w:tcW w:w="941" w:type="dxa"/>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s</w:t>
            </w:r>
          </w:p>
        </w:tc>
        <w:tc>
          <w:tcPr>
            <w:tcW w:w="961"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fix</w:t>
            </w:r>
          </w:p>
        </w:tc>
        <w:tc>
          <w:tcPr>
            <w:tcW w:w="941"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i/>
              </w:rPr>
            </w:pPr>
            <w:r w:rsidRPr="007F7917">
              <w:rPr>
                <w:rFonts w:eastAsia="宋体" w:cs="Times New Roman"/>
                <w:i/>
              </w:rPr>
              <w:t>P</w:t>
            </w:r>
            <w:r w:rsidRPr="007F7917">
              <w:rPr>
                <w:rFonts w:eastAsia="宋体" w:cs="Times New Roman"/>
                <w:i/>
                <w:vertAlign w:val="subscript"/>
              </w:rPr>
              <w:t>s</w:t>
            </w:r>
          </w:p>
        </w:tc>
        <w:tc>
          <w:tcPr>
            <w:tcW w:w="955"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P</w:t>
            </w:r>
            <w:r w:rsidRPr="007F7917">
              <w:rPr>
                <w:rFonts w:eastAsia="宋体" w:cs="Times New Roman"/>
                <w:i/>
                <w:vertAlign w:val="subscript"/>
              </w:rPr>
              <w:t>fix</w:t>
            </w:r>
          </w:p>
        </w:tc>
        <w:tc>
          <w:tcPr>
            <w:tcW w:w="907" w:type="dxa"/>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i/>
              </w:rPr>
              <w:t>P</w:t>
            </w:r>
            <w:r w:rsidRPr="007F7917">
              <w:rPr>
                <w:rFonts w:eastAsia="宋体" w:cs="Times New Roman"/>
                <w:i/>
                <w:vertAlign w:val="subscript"/>
              </w:rPr>
              <w:t>s</w:t>
            </w:r>
          </w:p>
        </w:tc>
      </w:tr>
      <w:tr w:rsidR="00AE2096" w:rsidRPr="007F7917" w:rsidTr="007E3F6A">
        <w:tc>
          <w:tcPr>
            <w:tcW w:w="1071"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22.4km</w:t>
            </w:r>
          </w:p>
        </w:tc>
        <w:tc>
          <w:tcPr>
            <w:tcW w:w="784" w:type="dxa"/>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785" w:type="dxa"/>
            <w:tcBorders>
              <w:top w:val="single" w:sz="8"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99.0</w:t>
            </w:r>
          </w:p>
        </w:tc>
        <w:tc>
          <w:tcPr>
            <w:tcW w:w="961"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98.6</w:t>
            </w:r>
          </w:p>
        </w:tc>
        <w:tc>
          <w:tcPr>
            <w:tcW w:w="941"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61"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98.5</w:t>
            </w:r>
          </w:p>
        </w:tc>
        <w:tc>
          <w:tcPr>
            <w:tcW w:w="941"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55"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98.7</w:t>
            </w:r>
          </w:p>
        </w:tc>
        <w:tc>
          <w:tcPr>
            <w:tcW w:w="907" w:type="dxa"/>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r>
      <w:tr w:rsidR="00AE2096" w:rsidRPr="007F7917" w:rsidTr="007E3F6A">
        <w:tc>
          <w:tcPr>
            <w:tcW w:w="1071"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42.5km</w:t>
            </w:r>
          </w:p>
        </w:tc>
        <w:tc>
          <w:tcPr>
            <w:tcW w:w="784" w:type="dxa"/>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785" w:type="dxa"/>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61"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99.4</w:t>
            </w:r>
          </w:p>
        </w:tc>
        <w:tc>
          <w:tcPr>
            <w:tcW w:w="941"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61"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98.5</w:t>
            </w:r>
          </w:p>
        </w:tc>
        <w:tc>
          <w:tcPr>
            <w:tcW w:w="941"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55"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99.2</w:t>
            </w:r>
          </w:p>
        </w:tc>
        <w:tc>
          <w:tcPr>
            <w:tcW w:w="907" w:type="dxa"/>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r>
      <w:tr w:rsidR="00AE2096" w:rsidRPr="007F7917" w:rsidTr="007E3F6A">
        <w:tc>
          <w:tcPr>
            <w:tcW w:w="1071"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68.8km</w:t>
            </w:r>
          </w:p>
        </w:tc>
        <w:tc>
          <w:tcPr>
            <w:tcW w:w="784" w:type="dxa"/>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785" w:type="dxa"/>
            <w:tcBorders>
              <w:bottom w:val="single" w:sz="12" w:space="0" w:color="auto"/>
            </w:tcBorders>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96.4</w:t>
            </w:r>
          </w:p>
        </w:tc>
        <w:tc>
          <w:tcPr>
            <w:tcW w:w="961"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88.8</w:t>
            </w:r>
          </w:p>
        </w:tc>
        <w:tc>
          <w:tcPr>
            <w:tcW w:w="941"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99.5</w:t>
            </w:r>
          </w:p>
        </w:tc>
        <w:tc>
          <w:tcPr>
            <w:tcW w:w="961"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74.5</w:t>
            </w:r>
          </w:p>
        </w:tc>
        <w:tc>
          <w:tcPr>
            <w:tcW w:w="941"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100</w:t>
            </w:r>
          </w:p>
        </w:tc>
        <w:tc>
          <w:tcPr>
            <w:tcW w:w="955"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98.1</w:t>
            </w:r>
          </w:p>
        </w:tc>
        <w:tc>
          <w:tcPr>
            <w:tcW w:w="907" w:type="dxa"/>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97.6</w:t>
            </w:r>
          </w:p>
        </w:tc>
      </w:tr>
    </w:tbl>
    <w:p w:rsidR="00AE2096" w:rsidRDefault="0031705D" w:rsidP="001861C6">
      <w:pPr>
        <w:spacing w:line="240" w:lineRule="auto"/>
        <w:jc w:val="both"/>
        <w:rPr>
          <w:rFonts w:eastAsia="宋体" w:cs="Times New Roman"/>
        </w:rPr>
      </w:pPr>
      <w:r>
        <w:rPr>
          <w:rFonts w:eastAsia="宋体" w:cs="Times New Roman" w:hint="eastAsia"/>
        </w:rPr>
        <w:t>从模糊度解算</w:t>
      </w:r>
      <w:r w:rsidR="005D2039">
        <w:rPr>
          <w:rFonts w:eastAsia="宋体" w:cs="Times New Roman" w:hint="eastAsia"/>
        </w:rPr>
        <w:t>固定率与成功率</w:t>
      </w:r>
      <w:r>
        <w:rPr>
          <w:rFonts w:eastAsia="宋体" w:cs="Times New Roman" w:hint="eastAsia"/>
        </w:rPr>
        <w:t>两方面考虑，该方法</w:t>
      </w:r>
      <w:r w:rsidR="00DA1814">
        <w:rPr>
          <w:rFonts w:eastAsia="宋体" w:cs="Times New Roman" w:hint="eastAsia"/>
        </w:rPr>
        <w:t>建议</w:t>
      </w:r>
      <w:r>
        <w:rPr>
          <w:rFonts w:eastAsia="宋体" w:cs="Times New Roman" w:hint="eastAsia"/>
        </w:rPr>
        <w:t>采用基于固定失败率的比率检验对模糊度解算进行正确性检验。</w:t>
      </w:r>
      <w:r w:rsidR="00AE2096" w:rsidRPr="007F7917">
        <w:rPr>
          <w:rFonts w:eastAsia="宋体" w:cs="Times New Roman"/>
        </w:rPr>
        <w:t>图</w:t>
      </w:r>
      <w:r w:rsidR="00AE2096" w:rsidRPr="007F7917">
        <w:rPr>
          <w:rFonts w:eastAsia="宋体" w:cs="Times New Roman"/>
        </w:rPr>
        <w:t>5</w:t>
      </w:r>
      <w:r w:rsidR="00AE2096" w:rsidRPr="007F7917">
        <w:rPr>
          <w:rFonts w:eastAsia="宋体" w:cs="Times New Roman"/>
        </w:rPr>
        <w:t>展示了通过</w:t>
      </w:r>
      <w:r w:rsidR="00AE2096" w:rsidRPr="007F7917">
        <w:rPr>
          <w:rFonts w:eastAsia="宋体" w:cs="Times New Roman"/>
          <w:i/>
        </w:rPr>
        <w:t>P</w:t>
      </w:r>
      <w:r w:rsidR="00AE2096" w:rsidRPr="007F7917">
        <w:rPr>
          <w:rFonts w:eastAsia="宋体" w:cs="Times New Roman"/>
          <w:i/>
          <w:vertAlign w:val="subscript"/>
        </w:rPr>
        <w:t>f</w:t>
      </w:r>
      <w:r w:rsidR="00AE2096" w:rsidRPr="007F7917">
        <w:rPr>
          <w:rFonts w:eastAsia="宋体" w:cs="Times New Roman"/>
        </w:rPr>
        <w:t>=1%</w:t>
      </w:r>
      <w:r w:rsidR="00AE2096" w:rsidRPr="007F7917">
        <w:rPr>
          <w:rFonts w:eastAsia="宋体" w:cs="Times New Roman"/>
        </w:rPr>
        <w:t>比率检验的</w:t>
      </w:r>
      <w:r w:rsidR="006272BC">
        <w:rPr>
          <w:rFonts w:eastAsia="宋体" w:cs="Times New Roman" w:hint="eastAsia"/>
        </w:rPr>
        <w:t>固定解的</w:t>
      </w:r>
      <w:r w:rsidR="00AE2096" w:rsidRPr="007F7917">
        <w:rPr>
          <w:rFonts w:eastAsia="宋体" w:cs="Times New Roman"/>
        </w:rPr>
        <w:t>定位误差曲线，相应的统计结果列入表</w:t>
      </w:r>
      <w:r w:rsidR="00AE2096" w:rsidRPr="007F7917">
        <w:rPr>
          <w:rFonts w:eastAsia="宋体" w:cs="Times New Roman"/>
        </w:rPr>
        <w:t>5</w:t>
      </w:r>
      <w:r w:rsidR="00AE2096" w:rsidRPr="007F7917">
        <w:rPr>
          <w:rFonts w:eastAsia="宋体" w:cs="Times New Roman"/>
        </w:rPr>
        <w:t>中。</w:t>
      </w:r>
      <w:r w:rsidR="0036729F" w:rsidRPr="007F7917">
        <w:rPr>
          <w:rFonts w:eastAsia="宋体" w:cs="Times New Roman"/>
        </w:rPr>
        <w:t>从</w:t>
      </w:r>
      <w:r w:rsidR="00AE2096" w:rsidRPr="007F7917">
        <w:rPr>
          <w:rFonts w:eastAsia="宋体" w:cs="Times New Roman"/>
        </w:rPr>
        <w:t>表</w:t>
      </w:r>
      <w:r w:rsidR="00AE2096" w:rsidRPr="007F7917">
        <w:rPr>
          <w:rFonts w:eastAsia="宋体" w:cs="Times New Roman"/>
        </w:rPr>
        <w:t>5</w:t>
      </w:r>
      <w:r w:rsidR="00AE2096" w:rsidRPr="007F7917">
        <w:rPr>
          <w:rFonts w:eastAsia="宋体" w:cs="Times New Roman"/>
        </w:rPr>
        <w:t>定位结果</w:t>
      </w:r>
      <w:r w:rsidR="0036729F" w:rsidRPr="007F7917">
        <w:rPr>
          <w:rFonts w:eastAsia="宋体" w:cs="Times New Roman"/>
        </w:rPr>
        <w:t>中看出，三组测试基线的</w:t>
      </w:r>
      <w:r w:rsidR="00AE2096" w:rsidRPr="007F7917">
        <w:rPr>
          <w:rFonts w:eastAsia="宋体" w:cs="Times New Roman"/>
        </w:rPr>
        <w:t>STD</w:t>
      </w:r>
      <w:r w:rsidR="00AE2096" w:rsidRPr="007F7917">
        <w:rPr>
          <w:rFonts w:eastAsia="宋体" w:cs="Times New Roman"/>
        </w:rPr>
        <w:t>值</w:t>
      </w:r>
      <w:r w:rsidR="004C0DDC" w:rsidRPr="007F7917">
        <w:rPr>
          <w:rFonts w:eastAsia="宋体" w:cs="Times New Roman"/>
        </w:rPr>
        <w:t>均较小，</w:t>
      </w:r>
      <w:r w:rsidR="00AE2096" w:rsidRPr="007F7917">
        <w:rPr>
          <w:rFonts w:eastAsia="宋体" w:cs="Times New Roman"/>
        </w:rPr>
        <w:t>优于</w:t>
      </w:r>
      <w:r w:rsidR="00AE2096" w:rsidRPr="007F7917">
        <w:rPr>
          <w:rFonts w:eastAsia="宋体" w:cs="Times New Roman"/>
        </w:rPr>
        <w:t>4cm</w:t>
      </w:r>
      <w:r w:rsidR="00AE2096" w:rsidRPr="007F7917">
        <w:rPr>
          <w:rFonts w:eastAsia="宋体" w:cs="Times New Roman"/>
        </w:rPr>
        <w:t>，表现了较好的定位</w:t>
      </w:r>
      <w:r w:rsidR="0036729F" w:rsidRPr="007F7917">
        <w:rPr>
          <w:rFonts w:eastAsia="宋体" w:cs="Times New Roman"/>
        </w:rPr>
        <w:t>精度</w:t>
      </w:r>
      <w:r w:rsidR="00B07D44" w:rsidRPr="007F7917">
        <w:rPr>
          <w:rFonts w:eastAsia="宋体" w:cs="Times New Roman"/>
        </w:rPr>
        <w:t>。从</w:t>
      </w:r>
      <w:r w:rsidR="00247249" w:rsidRPr="007F7917">
        <w:rPr>
          <w:rFonts w:eastAsia="宋体" w:cs="Times New Roman"/>
        </w:rPr>
        <w:t>图</w:t>
      </w:r>
      <w:r w:rsidR="00247249" w:rsidRPr="007F7917">
        <w:rPr>
          <w:rFonts w:eastAsia="宋体" w:cs="Times New Roman"/>
        </w:rPr>
        <w:t>5</w:t>
      </w:r>
      <w:r w:rsidR="009F5A05" w:rsidRPr="007F7917">
        <w:rPr>
          <w:rFonts w:eastAsia="宋体" w:cs="Times New Roman"/>
        </w:rPr>
        <w:t>的</w:t>
      </w:r>
      <w:r w:rsidR="00AB034A" w:rsidRPr="007F7917">
        <w:rPr>
          <w:rFonts w:eastAsia="宋体" w:cs="Times New Roman"/>
        </w:rPr>
        <w:t>定位误差曲线中</w:t>
      </w:r>
      <w:r w:rsidR="009F5A05" w:rsidRPr="007F7917">
        <w:rPr>
          <w:rFonts w:eastAsia="宋体" w:cs="Times New Roman"/>
        </w:rPr>
        <w:t>可以看出所提方法的定位</w:t>
      </w:r>
      <w:r w:rsidR="00B07D44" w:rsidRPr="007F7917">
        <w:rPr>
          <w:rFonts w:eastAsia="宋体" w:cs="Times New Roman"/>
        </w:rPr>
        <w:t>结果</w:t>
      </w:r>
      <w:r w:rsidR="008A2075">
        <w:rPr>
          <w:rFonts w:eastAsia="宋体" w:cs="Times New Roman" w:hint="eastAsia"/>
        </w:rPr>
        <w:t>较为平滑，表现了该方法</w:t>
      </w:r>
      <w:r w:rsidR="00B07D44" w:rsidRPr="007F7917">
        <w:rPr>
          <w:rFonts w:eastAsia="宋体" w:cs="Times New Roman"/>
        </w:rPr>
        <w:t>具有较好的稳定性</w:t>
      </w:r>
      <w:r w:rsidR="00247249" w:rsidRPr="007F7917">
        <w:rPr>
          <w:rFonts w:eastAsia="宋体" w:cs="Times New Roman"/>
        </w:rPr>
        <w:t>。</w:t>
      </w:r>
      <w:r w:rsidR="00AE2096" w:rsidRPr="007F7917">
        <w:rPr>
          <w:rFonts w:eastAsia="宋体" w:cs="Times New Roman"/>
        </w:rPr>
        <w:t>另外，</w:t>
      </w:r>
      <w:r w:rsidR="00247249" w:rsidRPr="007F7917">
        <w:rPr>
          <w:rFonts w:eastAsia="宋体" w:cs="Times New Roman"/>
        </w:rPr>
        <w:t>三组</w:t>
      </w:r>
      <w:r w:rsidR="00AE2096" w:rsidRPr="007F7917">
        <w:rPr>
          <w:rFonts w:eastAsia="宋体" w:cs="Times New Roman"/>
        </w:rPr>
        <w:t>测试基线的</w:t>
      </w:r>
      <w:r w:rsidR="00247249" w:rsidRPr="007F7917">
        <w:rPr>
          <w:rFonts w:eastAsia="宋体" w:cs="Times New Roman"/>
        </w:rPr>
        <w:t>S</w:t>
      </w:r>
      <w:r w:rsidR="00AE2096" w:rsidRPr="007F7917">
        <w:rPr>
          <w:rFonts w:eastAsia="宋体" w:cs="Times New Roman"/>
        </w:rPr>
        <w:t>EP</w:t>
      </w:r>
      <w:r w:rsidR="00247249" w:rsidRPr="007F7917">
        <w:rPr>
          <w:rFonts w:eastAsia="宋体" w:cs="Times New Roman"/>
        </w:rPr>
        <w:t xml:space="preserve"> </w:t>
      </w:r>
      <w:r w:rsidR="00AE2096" w:rsidRPr="007F7917">
        <w:rPr>
          <w:rFonts w:eastAsia="宋体" w:cs="Times New Roman"/>
        </w:rPr>
        <w:t>95%</w:t>
      </w:r>
      <w:r w:rsidR="00247249" w:rsidRPr="007F7917">
        <w:rPr>
          <w:rFonts w:eastAsia="宋体" w:cs="Times New Roman"/>
        </w:rPr>
        <w:t>的统计值</w:t>
      </w:r>
      <w:r w:rsidR="00AE2096" w:rsidRPr="007F7917">
        <w:rPr>
          <w:rFonts w:eastAsia="宋体" w:cs="Times New Roman"/>
        </w:rPr>
        <w:t>均优于</w:t>
      </w:r>
      <w:r w:rsidR="00AE2096" w:rsidRPr="007F7917">
        <w:rPr>
          <w:rFonts w:eastAsia="宋体" w:cs="Times New Roman"/>
        </w:rPr>
        <w:t>15cm</w:t>
      </w:r>
      <w:r w:rsidR="00AE2096" w:rsidRPr="007F7917">
        <w:rPr>
          <w:rFonts w:eastAsia="宋体" w:cs="Times New Roman"/>
        </w:rPr>
        <w:t>，</w:t>
      </w:r>
      <w:r w:rsidR="00787B05" w:rsidRPr="007F7917">
        <w:rPr>
          <w:rFonts w:eastAsia="宋体" w:cs="Times New Roman"/>
        </w:rPr>
        <w:t>也</w:t>
      </w:r>
      <w:r w:rsidR="00AE2096" w:rsidRPr="007F7917">
        <w:rPr>
          <w:rFonts w:eastAsia="宋体" w:cs="Times New Roman"/>
        </w:rPr>
        <w:t>说明该方法</w:t>
      </w:r>
      <w:r w:rsidR="00787B05" w:rsidRPr="007F7917">
        <w:rPr>
          <w:rFonts w:eastAsia="宋体" w:cs="Times New Roman"/>
        </w:rPr>
        <w:t>的定位结果</w:t>
      </w:r>
      <w:r w:rsidR="00346EFF" w:rsidRPr="007F7917">
        <w:rPr>
          <w:rFonts w:eastAsia="宋体" w:cs="Times New Roman"/>
        </w:rPr>
        <w:t>具有较高的</w:t>
      </w:r>
      <w:r w:rsidR="00AE2096" w:rsidRPr="007F7917">
        <w:rPr>
          <w:rFonts w:eastAsia="宋体" w:cs="Times New Roman"/>
        </w:rPr>
        <w:t>可靠性。</w:t>
      </w:r>
    </w:p>
    <w:p w:rsidR="00AE2096" w:rsidRPr="00556879" w:rsidRDefault="007C1AAA" w:rsidP="001861C6">
      <w:pPr>
        <w:spacing w:line="240" w:lineRule="auto"/>
        <w:ind w:firstLine="0"/>
        <w:jc w:val="both"/>
        <w:rPr>
          <w:rFonts w:eastAsia="宋体" w:cs="Times New Roman"/>
        </w:rPr>
      </w:pPr>
      <w:r>
        <w:rPr>
          <w:noProof/>
        </w:rPr>
        <w:drawing>
          <wp:inline distT="0" distB="0" distL="0" distR="0">
            <wp:extent cx="5274310" cy="1307478"/>
            <wp:effectExtent l="0" t="0" r="2540" b="6985"/>
            <wp:docPr id="154" name="图片 154" descr="C:\Users\jiach\AppData\Local\Microsoft\Windows\INetCache\Content.Word\errPlo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jiach\AppData\Local\Microsoft\Windows\INetCache\Content.Word\errPlot.tif"/>
                    <pic:cNvPicPr>
                      <a:picLocks noChangeAspect="1" noChangeArrowheads="1"/>
                    </pic:cNvPicPr>
                  </pic:nvPicPr>
                  <pic:blipFill>
                    <a:blip r:embed="rId89">
                      <a:extLst>
                        <a:ext uri="{28A0092B-C50C-407E-A947-70E740481C1C}">
                          <a14:useLocalDpi xmlns:a14="http://schemas.microsoft.com/office/drawing/2010/main"/>
                        </a:ext>
                      </a:extLst>
                    </a:blip>
                    <a:srcRect/>
                    <a:stretch>
                      <a:fillRect/>
                    </a:stretch>
                  </pic:blipFill>
                  <pic:spPr bwMode="auto">
                    <a:xfrm>
                      <a:off x="0" y="0"/>
                      <a:ext cx="5274310" cy="1307478"/>
                    </a:xfrm>
                    <a:prstGeom prst="rect">
                      <a:avLst/>
                    </a:prstGeom>
                    <a:noFill/>
                    <a:ln>
                      <a:noFill/>
                    </a:ln>
                  </pic:spPr>
                </pic:pic>
              </a:graphicData>
            </a:graphic>
          </wp:inline>
        </w:drawing>
      </w:r>
    </w:p>
    <w:p w:rsidR="00AE2096" w:rsidRPr="007F7917" w:rsidRDefault="00AE2096" w:rsidP="001861C6">
      <w:pPr>
        <w:spacing w:line="240" w:lineRule="auto"/>
        <w:ind w:firstLine="0"/>
        <w:jc w:val="center"/>
        <w:rPr>
          <w:rFonts w:eastAsia="宋体" w:cs="Times New Roman"/>
        </w:rPr>
      </w:pPr>
      <w:r w:rsidRPr="007F7917">
        <w:rPr>
          <w:rFonts w:eastAsia="宋体" w:cs="Times New Roman"/>
        </w:rPr>
        <w:t>图</w:t>
      </w:r>
      <w:r w:rsidRPr="007F7917">
        <w:rPr>
          <w:rFonts w:eastAsia="宋体" w:cs="Times New Roman"/>
        </w:rPr>
        <w:t xml:space="preserve">5 </w:t>
      </w:r>
      <w:r w:rsidRPr="007F7917">
        <w:rPr>
          <w:rFonts w:eastAsia="宋体" w:cs="Times New Roman"/>
        </w:rPr>
        <w:t>固定模式下</w:t>
      </w:r>
      <w:r w:rsidR="00F30159" w:rsidRPr="007F7917">
        <w:rPr>
          <w:rFonts w:eastAsia="宋体" w:cs="Times New Roman"/>
        </w:rPr>
        <w:t>的</w:t>
      </w:r>
      <w:r w:rsidRPr="007F7917">
        <w:rPr>
          <w:rFonts w:eastAsia="宋体" w:cs="Times New Roman"/>
        </w:rPr>
        <w:t>定位误差曲线</w:t>
      </w:r>
      <w:r w:rsidR="00F11C42" w:rsidRPr="007F7917">
        <w:rPr>
          <w:rFonts w:eastAsia="宋体" w:cs="Times New Roman"/>
        </w:rPr>
        <w:t>。</w:t>
      </w:r>
      <w:r w:rsidR="00F11C42" w:rsidRPr="007F7917">
        <w:rPr>
          <w:rFonts w:eastAsia="宋体" w:cs="Times New Roman"/>
          <w:noProof/>
        </w:rPr>
        <w:t>对应基线从左到右分别为：</w:t>
      </w:r>
      <w:r w:rsidR="00F11C42" w:rsidRPr="007F7917">
        <w:rPr>
          <w:rFonts w:eastAsia="宋体" w:cs="Times New Roman"/>
        </w:rPr>
        <w:t>22.4km</w:t>
      </w:r>
      <w:r w:rsidR="00F11C42" w:rsidRPr="007F7917">
        <w:rPr>
          <w:rFonts w:eastAsia="宋体" w:cs="Times New Roman"/>
        </w:rPr>
        <w:t>、</w:t>
      </w:r>
      <w:r w:rsidR="00F11C42" w:rsidRPr="007F7917">
        <w:rPr>
          <w:rFonts w:eastAsia="宋体" w:cs="Times New Roman"/>
        </w:rPr>
        <w:t>42.5km</w:t>
      </w:r>
      <w:r w:rsidR="00F11C42" w:rsidRPr="007F7917">
        <w:rPr>
          <w:rFonts w:eastAsia="宋体" w:cs="Times New Roman"/>
        </w:rPr>
        <w:t>、</w:t>
      </w:r>
      <w:r w:rsidR="00F11C42" w:rsidRPr="007F7917">
        <w:rPr>
          <w:rFonts w:eastAsia="宋体" w:cs="Times New Roman"/>
        </w:rPr>
        <w:t>68.8km</w:t>
      </w:r>
      <w:r w:rsidR="00F11C42" w:rsidRPr="007F7917">
        <w:rPr>
          <w:rFonts w:eastAsia="宋体" w:cs="Times New Roman"/>
        </w:rPr>
        <w:t>。</w:t>
      </w:r>
    </w:p>
    <w:p w:rsidR="008F5307" w:rsidRPr="007F7917" w:rsidRDefault="008F5307" w:rsidP="001861C6">
      <w:pPr>
        <w:spacing w:line="240" w:lineRule="auto"/>
        <w:ind w:firstLine="0"/>
        <w:jc w:val="center"/>
        <w:rPr>
          <w:rFonts w:eastAsia="宋体" w:cs="Times New Roman"/>
        </w:rPr>
      </w:pPr>
      <w:r w:rsidRPr="007F7917">
        <w:rPr>
          <w:rFonts w:eastAsia="宋体" w:cs="Times New Roman"/>
        </w:rPr>
        <w:t>Fig. 5 Position errors in the ambiguity-fixed mode</w:t>
      </w:r>
      <w:r w:rsidR="00F11C42" w:rsidRPr="007F7917">
        <w:rPr>
          <w:rFonts w:eastAsia="宋体" w:cs="Times New Roman"/>
        </w:rPr>
        <w:t xml:space="preserve">. The panels from </w:t>
      </w:r>
      <w:r w:rsidR="00F11C42" w:rsidRPr="007F7917">
        <w:rPr>
          <w:rFonts w:eastAsia="宋体" w:cs="Times New Roman"/>
          <w:i/>
        </w:rPr>
        <w:t>left</w:t>
      </w:r>
      <w:r w:rsidR="00F11C42" w:rsidRPr="007F7917">
        <w:rPr>
          <w:rFonts w:eastAsia="宋体" w:cs="Times New Roman"/>
        </w:rPr>
        <w:t xml:space="preserve"> to </w:t>
      </w:r>
      <w:r w:rsidR="00F11C42" w:rsidRPr="007F7917">
        <w:rPr>
          <w:rFonts w:eastAsia="宋体" w:cs="Times New Roman"/>
          <w:i/>
        </w:rPr>
        <w:t>right</w:t>
      </w:r>
      <w:r w:rsidR="00F11C42" w:rsidRPr="007F7917">
        <w:rPr>
          <w:rFonts w:eastAsia="宋体" w:cs="Times New Roman"/>
        </w:rPr>
        <w:t xml:space="preserve"> represent the baselines of 22.4km</w:t>
      </w:r>
      <w:r w:rsidR="00F11C42" w:rsidRPr="007F7917">
        <w:rPr>
          <w:rFonts w:eastAsia="宋体" w:cs="Times New Roman"/>
        </w:rPr>
        <w:t>、</w:t>
      </w:r>
      <w:r w:rsidR="00F11C42" w:rsidRPr="007F7917">
        <w:rPr>
          <w:rFonts w:eastAsia="宋体" w:cs="Times New Roman"/>
        </w:rPr>
        <w:t>42.5km and 68.8km</w:t>
      </w:r>
    </w:p>
    <w:p w:rsidR="00E06C65" w:rsidRDefault="00E06C65" w:rsidP="001861C6">
      <w:pPr>
        <w:spacing w:line="240" w:lineRule="auto"/>
        <w:ind w:firstLine="0"/>
        <w:jc w:val="center"/>
        <w:rPr>
          <w:rFonts w:eastAsia="宋体" w:cs="Times New Roman"/>
        </w:rPr>
      </w:pPr>
    </w:p>
    <w:p w:rsidR="00E06C65" w:rsidRDefault="00E06C65" w:rsidP="001861C6">
      <w:pPr>
        <w:spacing w:line="240" w:lineRule="auto"/>
        <w:ind w:firstLine="0"/>
        <w:jc w:val="center"/>
        <w:rPr>
          <w:rFonts w:eastAsia="宋体" w:cs="Times New Roman"/>
        </w:rPr>
      </w:pPr>
    </w:p>
    <w:p w:rsidR="00AE2096" w:rsidRPr="007F7917" w:rsidRDefault="00AE2096" w:rsidP="001861C6">
      <w:pPr>
        <w:spacing w:line="240" w:lineRule="auto"/>
        <w:ind w:firstLine="0"/>
        <w:jc w:val="center"/>
        <w:rPr>
          <w:rFonts w:eastAsia="宋体" w:cs="Times New Roman"/>
        </w:rPr>
      </w:pPr>
      <w:r w:rsidRPr="007F7917">
        <w:rPr>
          <w:rFonts w:eastAsia="宋体" w:cs="Times New Roman"/>
        </w:rPr>
        <w:t>表</w:t>
      </w:r>
      <w:r w:rsidRPr="007F7917">
        <w:rPr>
          <w:rFonts w:eastAsia="宋体" w:cs="Times New Roman"/>
        </w:rPr>
        <w:t xml:space="preserve">5 </w:t>
      </w:r>
      <w:r w:rsidR="00F53100" w:rsidRPr="007F7917">
        <w:rPr>
          <w:rFonts w:eastAsia="宋体" w:cs="Times New Roman"/>
        </w:rPr>
        <w:t>固定模式下的</w:t>
      </w:r>
      <w:r w:rsidRPr="007F7917">
        <w:rPr>
          <w:rFonts w:eastAsia="宋体" w:cs="Times New Roman"/>
        </w:rPr>
        <w:t>定位</w:t>
      </w:r>
      <w:r w:rsidR="00B07006" w:rsidRPr="007F7917">
        <w:rPr>
          <w:rFonts w:eastAsia="宋体" w:cs="Times New Roman"/>
        </w:rPr>
        <w:t>误差</w:t>
      </w:r>
      <w:r w:rsidRPr="007F7917">
        <w:rPr>
          <w:rFonts w:eastAsia="宋体" w:cs="Times New Roman"/>
        </w:rPr>
        <w:t>统计</w:t>
      </w:r>
    </w:p>
    <w:p w:rsidR="008F5307" w:rsidRPr="007F7917" w:rsidRDefault="008F5307" w:rsidP="001861C6">
      <w:pPr>
        <w:spacing w:line="240" w:lineRule="auto"/>
        <w:ind w:firstLine="0"/>
        <w:jc w:val="center"/>
        <w:rPr>
          <w:rFonts w:eastAsia="宋体" w:cs="Times New Roman"/>
        </w:rPr>
      </w:pPr>
      <w:r w:rsidRPr="007F7917">
        <w:rPr>
          <w:rFonts w:eastAsia="宋体" w:cs="Times New Roman"/>
        </w:rPr>
        <w:t>Table 5 Position errors in the ambiguity-fixed mode</w:t>
      </w:r>
    </w:p>
    <w:tbl>
      <w:tblPr>
        <w:tblW w:w="5000" w:type="pct"/>
        <w:tblLook w:val="04A0" w:firstRow="1" w:lastRow="0" w:firstColumn="1" w:lastColumn="0" w:noHBand="0" w:noVBand="1"/>
      </w:tblPr>
      <w:tblGrid>
        <w:gridCol w:w="1662"/>
        <w:gridCol w:w="1661"/>
        <w:gridCol w:w="1661"/>
        <w:gridCol w:w="1661"/>
        <w:gridCol w:w="1661"/>
      </w:tblGrid>
      <w:tr w:rsidR="00AE2096" w:rsidRPr="007F7917" w:rsidTr="007E3F6A">
        <w:tc>
          <w:tcPr>
            <w:tcW w:w="1000" w:type="pct"/>
            <w:vMerge w:val="restart"/>
            <w:tcBorders>
              <w:top w:val="single" w:sz="12" w:space="0" w:color="auto"/>
            </w:tcBorders>
            <w:vAlign w:val="center"/>
          </w:tcPr>
          <w:p w:rsidR="00AE2096" w:rsidRPr="007F7917" w:rsidRDefault="00AE2096" w:rsidP="001861C6">
            <w:pPr>
              <w:spacing w:line="240" w:lineRule="auto"/>
              <w:ind w:firstLine="0"/>
              <w:jc w:val="center"/>
              <w:rPr>
                <w:rFonts w:eastAsia="宋体" w:cs="Times New Roman"/>
              </w:rPr>
            </w:pPr>
          </w:p>
        </w:tc>
        <w:tc>
          <w:tcPr>
            <w:tcW w:w="3000" w:type="pct"/>
            <w:gridSpan w:val="3"/>
            <w:tcBorders>
              <w:top w:val="single" w:sz="12"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STD (cm)</w:t>
            </w:r>
          </w:p>
        </w:tc>
        <w:tc>
          <w:tcPr>
            <w:tcW w:w="1000" w:type="pct"/>
            <w:vMerge w:val="restart"/>
            <w:tcBorders>
              <w:top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SEP95% (cm)</w:t>
            </w:r>
          </w:p>
        </w:tc>
      </w:tr>
      <w:tr w:rsidR="00AE2096" w:rsidRPr="007F7917" w:rsidTr="007E3F6A">
        <w:tc>
          <w:tcPr>
            <w:tcW w:w="1000" w:type="pct"/>
            <w:vMerge/>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p>
        </w:tc>
        <w:tc>
          <w:tcPr>
            <w:tcW w:w="1000" w:type="pct"/>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E</w:t>
            </w:r>
          </w:p>
        </w:tc>
        <w:tc>
          <w:tcPr>
            <w:tcW w:w="1000" w:type="pct"/>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N</w:t>
            </w:r>
          </w:p>
        </w:tc>
        <w:tc>
          <w:tcPr>
            <w:tcW w:w="1000" w:type="pct"/>
            <w:tcBorders>
              <w:top w:val="single" w:sz="8" w:space="0" w:color="auto"/>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U</w:t>
            </w:r>
          </w:p>
        </w:tc>
        <w:tc>
          <w:tcPr>
            <w:tcW w:w="1000" w:type="pct"/>
            <w:vMerge/>
            <w:tcBorders>
              <w:bottom w:val="single" w:sz="8" w:space="0" w:color="auto"/>
            </w:tcBorders>
            <w:vAlign w:val="center"/>
          </w:tcPr>
          <w:p w:rsidR="00AE2096" w:rsidRPr="007F7917" w:rsidRDefault="00AE2096" w:rsidP="001861C6">
            <w:pPr>
              <w:spacing w:line="240" w:lineRule="auto"/>
              <w:ind w:firstLine="0"/>
              <w:jc w:val="center"/>
              <w:rPr>
                <w:rFonts w:eastAsia="宋体" w:cs="Times New Roman"/>
              </w:rPr>
            </w:pPr>
          </w:p>
        </w:tc>
      </w:tr>
      <w:tr w:rsidR="00AE2096" w:rsidRPr="007F7917" w:rsidTr="007E3F6A">
        <w:tc>
          <w:tcPr>
            <w:tcW w:w="1000" w:type="pct"/>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22.4km</w:t>
            </w:r>
          </w:p>
        </w:tc>
        <w:tc>
          <w:tcPr>
            <w:tcW w:w="1000" w:type="pct"/>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0.3</w:t>
            </w:r>
          </w:p>
        </w:tc>
        <w:tc>
          <w:tcPr>
            <w:tcW w:w="1000" w:type="pct"/>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0.2</w:t>
            </w:r>
          </w:p>
        </w:tc>
        <w:tc>
          <w:tcPr>
            <w:tcW w:w="1000" w:type="pct"/>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2.1</w:t>
            </w:r>
          </w:p>
        </w:tc>
        <w:tc>
          <w:tcPr>
            <w:tcW w:w="1000" w:type="pct"/>
            <w:tcBorders>
              <w:top w:val="single" w:sz="8"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4.9</w:t>
            </w:r>
          </w:p>
        </w:tc>
      </w:tr>
      <w:tr w:rsidR="00AE2096" w:rsidRPr="007F7917" w:rsidTr="007E3F6A">
        <w:tc>
          <w:tcPr>
            <w:tcW w:w="1000" w:type="pct"/>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42.5km</w:t>
            </w:r>
          </w:p>
        </w:tc>
        <w:tc>
          <w:tcPr>
            <w:tcW w:w="1000" w:type="pct"/>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0.5</w:t>
            </w:r>
          </w:p>
        </w:tc>
        <w:tc>
          <w:tcPr>
            <w:tcW w:w="1000" w:type="pct"/>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0.4</w:t>
            </w:r>
          </w:p>
        </w:tc>
        <w:tc>
          <w:tcPr>
            <w:tcW w:w="1000" w:type="pct"/>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3.7</w:t>
            </w:r>
          </w:p>
        </w:tc>
        <w:tc>
          <w:tcPr>
            <w:tcW w:w="1000" w:type="pct"/>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7.3</w:t>
            </w:r>
          </w:p>
        </w:tc>
      </w:tr>
      <w:tr w:rsidR="00AE2096" w:rsidRPr="007F7917" w:rsidTr="007E3F6A">
        <w:tc>
          <w:tcPr>
            <w:tcW w:w="1000" w:type="pct"/>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68.8km</w:t>
            </w:r>
          </w:p>
        </w:tc>
        <w:tc>
          <w:tcPr>
            <w:tcW w:w="1000" w:type="pct"/>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0.8</w:t>
            </w:r>
          </w:p>
        </w:tc>
        <w:tc>
          <w:tcPr>
            <w:tcW w:w="1000" w:type="pct"/>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0.5</w:t>
            </w:r>
          </w:p>
        </w:tc>
        <w:tc>
          <w:tcPr>
            <w:tcW w:w="1000" w:type="pct"/>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3.2</w:t>
            </w:r>
          </w:p>
        </w:tc>
        <w:tc>
          <w:tcPr>
            <w:tcW w:w="1000" w:type="pct"/>
            <w:tcBorders>
              <w:bottom w:val="single" w:sz="12" w:space="0" w:color="auto"/>
            </w:tcBorders>
            <w:vAlign w:val="center"/>
          </w:tcPr>
          <w:p w:rsidR="00AE2096" w:rsidRPr="007F7917" w:rsidRDefault="00AE2096" w:rsidP="001861C6">
            <w:pPr>
              <w:spacing w:line="240" w:lineRule="auto"/>
              <w:ind w:firstLine="0"/>
              <w:jc w:val="center"/>
              <w:rPr>
                <w:rFonts w:eastAsia="宋体" w:cs="Times New Roman"/>
              </w:rPr>
            </w:pPr>
            <w:r w:rsidRPr="007F7917">
              <w:rPr>
                <w:rFonts w:eastAsia="宋体" w:cs="Times New Roman"/>
              </w:rPr>
              <w:t>13.8</w:t>
            </w:r>
          </w:p>
        </w:tc>
      </w:tr>
    </w:tbl>
    <w:p w:rsidR="00951AEA" w:rsidRDefault="00951AEA" w:rsidP="001861C6">
      <w:pPr>
        <w:spacing w:line="240" w:lineRule="auto"/>
        <w:ind w:firstLine="0"/>
        <w:rPr>
          <w:rFonts w:eastAsia="黑体" w:cs="Times New Roman"/>
          <w:b/>
        </w:rPr>
      </w:pPr>
    </w:p>
    <w:p w:rsidR="00AE2096" w:rsidRPr="007F7917" w:rsidRDefault="00E84983" w:rsidP="001861C6">
      <w:pPr>
        <w:spacing w:line="240" w:lineRule="auto"/>
        <w:ind w:firstLine="0"/>
        <w:rPr>
          <w:rFonts w:eastAsia="黑体" w:cs="Times New Roman"/>
          <w:b/>
        </w:rPr>
      </w:pPr>
      <w:r w:rsidRPr="007F7917">
        <w:rPr>
          <w:rFonts w:eastAsia="黑体" w:cs="Times New Roman"/>
          <w:b/>
        </w:rPr>
        <w:t>4</w:t>
      </w:r>
      <w:r w:rsidR="00AE2096" w:rsidRPr="007F7917">
        <w:rPr>
          <w:rFonts w:eastAsia="黑体" w:cs="Times New Roman"/>
          <w:b/>
        </w:rPr>
        <w:t>结论与展望</w:t>
      </w:r>
    </w:p>
    <w:p w:rsidR="00DD51BD" w:rsidRPr="007F7917" w:rsidRDefault="00D81A51" w:rsidP="001861C6">
      <w:pPr>
        <w:spacing w:line="240" w:lineRule="auto"/>
        <w:jc w:val="both"/>
        <w:rPr>
          <w:rFonts w:eastAsia="宋体" w:cs="Times New Roman"/>
        </w:rPr>
      </w:pPr>
      <w:r w:rsidRPr="007F7917">
        <w:rPr>
          <w:rFonts w:eastAsia="宋体" w:cs="Times New Roman"/>
        </w:rPr>
        <w:t>本文提出</w:t>
      </w:r>
      <w:r w:rsidR="00DD51BD" w:rsidRPr="007F7917">
        <w:rPr>
          <w:rFonts w:eastAsia="宋体" w:cs="Times New Roman"/>
        </w:rPr>
        <w:t>一种</w:t>
      </w:r>
      <w:r w:rsidR="001C5DBF" w:rsidRPr="007F7917">
        <w:rPr>
          <w:rFonts w:eastAsia="宋体" w:cs="Times New Roman"/>
        </w:rPr>
        <w:t>用于</w:t>
      </w:r>
      <w:r w:rsidR="001C5DBF" w:rsidRPr="007F7917">
        <w:rPr>
          <w:rFonts w:eastAsia="宋体" w:cs="Times New Roman"/>
        </w:rPr>
        <w:t>MCAR</w:t>
      </w:r>
      <w:r w:rsidR="001C5DBF" w:rsidRPr="007F7917">
        <w:rPr>
          <w:rFonts w:eastAsia="宋体" w:cs="Times New Roman"/>
        </w:rPr>
        <w:t>方法的</w:t>
      </w:r>
      <w:r w:rsidR="00DD51BD" w:rsidRPr="007F7917">
        <w:rPr>
          <w:rFonts w:eastAsia="宋体" w:cs="Times New Roman"/>
        </w:rPr>
        <w:t>基于模糊度线性约束的</w:t>
      </w:r>
      <w:r w:rsidR="001C5DBF" w:rsidRPr="007F7917">
        <w:rPr>
          <w:rFonts w:eastAsia="宋体" w:cs="Times New Roman"/>
        </w:rPr>
        <w:t>几何相关</w:t>
      </w:r>
      <w:r w:rsidR="001C5DBF" w:rsidRPr="007F7917">
        <w:rPr>
          <w:rFonts w:eastAsia="宋体" w:cs="Times New Roman"/>
        </w:rPr>
        <w:t>-</w:t>
      </w:r>
      <w:r w:rsidR="001C5DBF" w:rsidRPr="007F7917">
        <w:rPr>
          <w:rFonts w:eastAsia="宋体" w:cs="Times New Roman"/>
        </w:rPr>
        <w:t>消电离层</w:t>
      </w:r>
      <w:r w:rsidR="00A11B4C">
        <w:rPr>
          <w:rFonts w:eastAsia="宋体" w:cs="Times New Roman"/>
        </w:rPr>
        <w:t>窄巷</w:t>
      </w:r>
      <w:r w:rsidR="001C5DBF" w:rsidRPr="007F7917">
        <w:rPr>
          <w:rFonts w:eastAsia="宋体" w:cs="Times New Roman"/>
        </w:rPr>
        <w:t>模糊度解算模型，解决电离层延迟</w:t>
      </w:r>
      <w:r w:rsidR="00400E25" w:rsidRPr="007F7917">
        <w:rPr>
          <w:rFonts w:eastAsia="宋体" w:cs="Times New Roman"/>
        </w:rPr>
        <w:t>造成</w:t>
      </w:r>
      <w:r w:rsidR="00A11B4C">
        <w:rPr>
          <w:rFonts w:eastAsia="宋体" w:cs="Times New Roman"/>
        </w:rPr>
        <w:t>窄巷</w:t>
      </w:r>
      <w:r w:rsidR="001C5DBF" w:rsidRPr="007F7917">
        <w:rPr>
          <w:rFonts w:eastAsia="宋体" w:cs="Times New Roman"/>
        </w:rPr>
        <w:t>模糊度解算可靠性降低的问题。</w:t>
      </w:r>
      <w:r w:rsidR="00DD142F" w:rsidRPr="007F7917">
        <w:rPr>
          <w:rFonts w:eastAsia="宋体" w:cs="Times New Roman"/>
        </w:rPr>
        <w:t>所提方法采用等价性原理</w:t>
      </w:r>
      <w:r w:rsidR="00400E25" w:rsidRPr="007F7917">
        <w:rPr>
          <w:rFonts w:eastAsia="宋体" w:cs="Times New Roman"/>
        </w:rPr>
        <w:t>设计</w:t>
      </w:r>
      <w:r w:rsidR="00350BA8">
        <w:rPr>
          <w:rFonts w:eastAsia="宋体" w:cs="Times New Roman"/>
        </w:rPr>
        <w:t>变换</w:t>
      </w:r>
      <w:r w:rsidR="00400E25" w:rsidRPr="007F7917">
        <w:rPr>
          <w:rFonts w:eastAsia="宋体" w:cs="Times New Roman"/>
        </w:rPr>
        <w:t>矩阵</w:t>
      </w:r>
      <w:r w:rsidR="00400E25" w:rsidRPr="007F7917">
        <w:rPr>
          <w:rFonts w:eastAsia="宋体" w:cs="Times New Roman"/>
          <w:b/>
          <w:i/>
        </w:rPr>
        <w:t>C</w:t>
      </w:r>
      <w:r w:rsidR="00DD142F" w:rsidRPr="007F7917">
        <w:rPr>
          <w:rFonts w:eastAsia="宋体" w:cs="Times New Roman"/>
        </w:rPr>
        <w:t>构造</w:t>
      </w:r>
      <w:r w:rsidR="00DD142F" w:rsidRPr="007F7917">
        <w:rPr>
          <w:rFonts w:eastAsia="宋体" w:cs="Times New Roman"/>
        </w:rPr>
        <w:t>GB-IF</w:t>
      </w:r>
      <w:r w:rsidR="00DD142F" w:rsidRPr="007F7917">
        <w:rPr>
          <w:rFonts w:eastAsia="宋体" w:cs="Times New Roman"/>
        </w:rPr>
        <w:t>组合模型，</w:t>
      </w:r>
      <w:r w:rsidR="00400E25" w:rsidRPr="007F7917">
        <w:rPr>
          <w:rFonts w:eastAsia="宋体" w:cs="Times New Roman"/>
        </w:rPr>
        <w:t>避免了非组合模型因</w:t>
      </w:r>
      <w:r w:rsidR="00530CB1" w:rsidRPr="007F7917">
        <w:rPr>
          <w:rFonts w:eastAsia="宋体" w:cs="Times New Roman"/>
        </w:rPr>
        <w:t>电离层</w:t>
      </w:r>
      <w:r w:rsidR="00817861" w:rsidRPr="007F7917">
        <w:rPr>
          <w:rFonts w:eastAsia="宋体" w:cs="Times New Roman"/>
        </w:rPr>
        <w:t>函数模型与随机模型不匹配以及弱电离层模型因残余电离层延迟等造成的</w:t>
      </w:r>
      <w:r w:rsidR="00400E25" w:rsidRPr="007F7917">
        <w:rPr>
          <w:rFonts w:eastAsia="宋体" w:cs="Times New Roman"/>
        </w:rPr>
        <w:t>模型偏差影响。</w:t>
      </w:r>
      <w:r w:rsidR="00817861" w:rsidRPr="007F7917">
        <w:rPr>
          <w:rFonts w:eastAsia="宋体" w:cs="Times New Roman"/>
        </w:rPr>
        <w:t>与此同时，该方法充分挖掘了</w:t>
      </w:r>
      <w:r w:rsidR="00F45C9B" w:rsidRPr="007F7917">
        <w:rPr>
          <w:rFonts w:eastAsia="宋体" w:cs="Times New Roman"/>
        </w:rPr>
        <w:t>可靠</w:t>
      </w:r>
      <w:r w:rsidR="00817861" w:rsidRPr="007F7917">
        <w:rPr>
          <w:rFonts w:eastAsia="宋体" w:cs="Times New Roman"/>
        </w:rPr>
        <w:t>解算的</w:t>
      </w:r>
      <w:r w:rsidR="00A11B4C">
        <w:rPr>
          <w:rFonts w:eastAsia="宋体" w:cs="Times New Roman"/>
        </w:rPr>
        <w:t>超宽巷</w:t>
      </w:r>
      <w:r w:rsidR="00C97F92" w:rsidRPr="007F7917">
        <w:rPr>
          <w:rFonts w:eastAsia="宋体" w:cs="Times New Roman"/>
        </w:rPr>
        <w:t>/</w:t>
      </w:r>
      <w:r w:rsidR="00A11B4C">
        <w:rPr>
          <w:rFonts w:eastAsia="宋体" w:cs="Times New Roman"/>
        </w:rPr>
        <w:t>宽巷</w:t>
      </w:r>
      <w:r w:rsidR="00C97F92" w:rsidRPr="007F7917">
        <w:rPr>
          <w:rFonts w:eastAsia="宋体" w:cs="Times New Roman"/>
        </w:rPr>
        <w:t>模糊度</w:t>
      </w:r>
      <w:r w:rsidR="00817861" w:rsidRPr="007F7917">
        <w:rPr>
          <w:rFonts w:eastAsia="宋体" w:cs="Times New Roman"/>
        </w:rPr>
        <w:t>值形成线性</w:t>
      </w:r>
      <w:r w:rsidR="00F45C9B" w:rsidRPr="007F7917">
        <w:rPr>
          <w:rFonts w:eastAsia="宋体" w:cs="Times New Roman"/>
        </w:rPr>
        <w:t>约束，</w:t>
      </w:r>
      <w:r w:rsidR="00817861" w:rsidRPr="007F7917">
        <w:rPr>
          <w:rFonts w:eastAsia="宋体" w:cs="Times New Roman"/>
        </w:rPr>
        <w:t>从而</w:t>
      </w:r>
      <w:r w:rsidR="00F45C9B" w:rsidRPr="007F7917">
        <w:rPr>
          <w:rFonts w:eastAsia="宋体" w:cs="Times New Roman"/>
        </w:rPr>
        <w:t>改善</w:t>
      </w:r>
      <w:r w:rsidR="00A11B4C">
        <w:rPr>
          <w:rFonts w:eastAsia="宋体" w:cs="Times New Roman"/>
        </w:rPr>
        <w:t>窄巷</w:t>
      </w:r>
      <w:r w:rsidR="00EE5CC8" w:rsidRPr="007F7917">
        <w:rPr>
          <w:rFonts w:eastAsia="宋体" w:cs="Times New Roman"/>
        </w:rPr>
        <w:t>模糊度解算</w:t>
      </w:r>
      <w:r w:rsidR="00F45C9B" w:rsidRPr="007F7917">
        <w:rPr>
          <w:rFonts w:eastAsia="宋体" w:cs="Times New Roman"/>
        </w:rPr>
        <w:t>模型强度。</w:t>
      </w:r>
      <w:r w:rsidR="003C143D" w:rsidRPr="007F7917">
        <w:rPr>
          <w:rFonts w:eastAsia="宋体" w:cs="Times New Roman"/>
        </w:rPr>
        <w:t>所提方法通过三组测试基线进行性能测试，表现了</w:t>
      </w:r>
      <w:r w:rsidR="00E63E37">
        <w:rPr>
          <w:rFonts w:eastAsia="宋体" w:cs="Times New Roman" w:hint="eastAsia"/>
        </w:rPr>
        <w:t>该</w:t>
      </w:r>
      <w:r w:rsidR="003C143D" w:rsidRPr="007F7917">
        <w:rPr>
          <w:rFonts w:eastAsia="宋体" w:cs="Times New Roman"/>
        </w:rPr>
        <w:t>方法在</w:t>
      </w:r>
      <w:r w:rsidR="00EE5CC8" w:rsidRPr="007F7917">
        <w:rPr>
          <w:rFonts w:eastAsia="宋体" w:cs="Times New Roman"/>
        </w:rPr>
        <w:t>模糊度解算</w:t>
      </w:r>
      <w:r w:rsidR="003C143D" w:rsidRPr="007F7917">
        <w:rPr>
          <w:rFonts w:eastAsia="宋体" w:cs="Times New Roman"/>
        </w:rPr>
        <w:t>与定位的优越性能，即使在双差电离层</w:t>
      </w:r>
      <w:r w:rsidR="00571A3C" w:rsidRPr="007F7917">
        <w:rPr>
          <w:rFonts w:eastAsia="宋体" w:cs="Times New Roman"/>
        </w:rPr>
        <w:t>延迟</w:t>
      </w:r>
      <w:r w:rsidR="003C143D" w:rsidRPr="007F7917">
        <w:rPr>
          <w:rFonts w:eastAsia="宋体" w:cs="Times New Roman"/>
        </w:rPr>
        <w:t>达</w:t>
      </w:r>
      <w:r w:rsidR="003C143D" w:rsidRPr="007F7917">
        <w:rPr>
          <w:rFonts w:eastAsia="宋体" w:cs="Times New Roman"/>
        </w:rPr>
        <w:t>73.2cm</w:t>
      </w:r>
      <w:r w:rsidR="003C143D" w:rsidRPr="007F7917">
        <w:rPr>
          <w:rFonts w:eastAsia="宋体" w:cs="Times New Roman"/>
        </w:rPr>
        <w:t>的</w:t>
      </w:r>
      <w:r w:rsidR="003C143D" w:rsidRPr="007F7917">
        <w:rPr>
          <w:rFonts w:eastAsia="宋体" w:cs="Times New Roman"/>
        </w:rPr>
        <w:t>68.8km</w:t>
      </w:r>
      <w:r w:rsidR="003C143D" w:rsidRPr="007F7917">
        <w:rPr>
          <w:rFonts w:eastAsia="宋体" w:cs="Times New Roman"/>
        </w:rPr>
        <w:t>基线测试中，仍表现了优于</w:t>
      </w:r>
      <w:r w:rsidR="003C143D" w:rsidRPr="007F7917">
        <w:rPr>
          <w:rFonts w:eastAsia="宋体" w:cs="Times New Roman"/>
        </w:rPr>
        <w:t>97%</w:t>
      </w:r>
      <w:r w:rsidR="003C143D" w:rsidRPr="007F7917">
        <w:rPr>
          <w:rFonts w:eastAsia="宋体" w:cs="Times New Roman"/>
        </w:rPr>
        <w:t>的解算成功率以及优于</w:t>
      </w:r>
      <w:r w:rsidR="003C143D" w:rsidRPr="007F7917">
        <w:rPr>
          <w:rFonts w:eastAsia="宋体" w:cs="Times New Roman"/>
        </w:rPr>
        <w:t>15cm</w:t>
      </w:r>
      <w:r w:rsidR="003C143D" w:rsidRPr="007F7917">
        <w:rPr>
          <w:rFonts w:eastAsia="宋体" w:cs="Times New Roman"/>
        </w:rPr>
        <w:t>的定位精度。</w:t>
      </w:r>
      <w:r w:rsidR="00916E2C" w:rsidRPr="007F7917">
        <w:rPr>
          <w:rFonts w:eastAsia="宋体" w:cs="Times New Roman"/>
        </w:rPr>
        <w:t>从而证</w:t>
      </w:r>
      <w:r w:rsidR="003C143D" w:rsidRPr="007F7917">
        <w:rPr>
          <w:rFonts w:eastAsia="宋体" w:cs="Times New Roman"/>
        </w:rPr>
        <w:t>明，所提</w:t>
      </w:r>
      <w:r w:rsidR="003C143D" w:rsidRPr="007F7917">
        <w:rPr>
          <w:rFonts w:eastAsia="宋体" w:cs="Times New Roman"/>
        </w:rPr>
        <w:t>MCAR</w:t>
      </w:r>
      <w:r w:rsidR="003C143D" w:rsidRPr="007F7917">
        <w:rPr>
          <w:rFonts w:eastAsia="宋体" w:cs="Times New Roman"/>
        </w:rPr>
        <w:t>方法</w:t>
      </w:r>
      <w:r w:rsidR="00811764">
        <w:rPr>
          <w:rFonts w:eastAsia="宋体" w:cs="Times New Roman" w:hint="eastAsia"/>
        </w:rPr>
        <w:t>能够</w:t>
      </w:r>
      <w:r w:rsidR="003C143D" w:rsidRPr="007F7917">
        <w:rPr>
          <w:rFonts w:eastAsia="宋体" w:cs="Times New Roman"/>
        </w:rPr>
        <w:t>提升</w:t>
      </w:r>
      <w:r w:rsidR="00A11B4C">
        <w:rPr>
          <w:rFonts w:eastAsia="宋体" w:cs="Times New Roman"/>
        </w:rPr>
        <w:t>窄巷</w:t>
      </w:r>
      <w:r w:rsidR="00EE5CC8" w:rsidRPr="007F7917">
        <w:rPr>
          <w:rFonts w:eastAsia="宋体" w:cs="Times New Roman"/>
        </w:rPr>
        <w:t>模糊度解算</w:t>
      </w:r>
      <w:r w:rsidR="0071328B">
        <w:rPr>
          <w:rFonts w:eastAsia="宋体" w:cs="Times New Roman" w:hint="eastAsia"/>
        </w:rPr>
        <w:t>的</w:t>
      </w:r>
      <w:r w:rsidR="00A952E3">
        <w:rPr>
          <w:rFonts w:eastAsia="宋体" w:cs="Times New Roman" w:hint="eastAsia"/>
        </w:rPr>
        <w:t>可靠性</w:t>
      </w:r>
      <w:r w:rsidR="003C143D" w:rsidRPr="007F7917">
        <w:rPr>
          <w:rFonts w:eastAsia="宋体" w:cs="Times New Roman"/>
        </w:rPr>
        <w:t>。</w:t>
      </w:r>
    </w:p>
    <w:p w:rsidR="00AE2096" w:rsidRPr="007F7917" w:rsidRDefault="00651953" w:rsidP="001861C6">
      <w:pPr>
        <w:spacing w:line="240" w:lineRule="auto"/>
        <w:jc w:val="both"/>
        <w:rPr>
          <w:rFonts w:eastAsia="宋体" w:cs="Times New Roman"/>
        </w:rPr>
      </w:pPr>
      <w:r w:rsidRPr="007F7917">
        <w:rPr>
          <w:rFonts w:eastAsia="宋体" w:cs="Times New Roman"/>
        </w:rPr>
        <w:t>本文所提的</w:t>
      </w:r>
      <w:r w:rsidRPr="007F7917">
        <w:rPr>
          <w:rFonts w:eastAsia="宋体" w:cs="Times New Roman"/>
        </w:rPr>
        <w:t>MCAR</w:t>
      </w:r>
      <w:r w:rsidRPr="007F7917">
        <w:rPr>
          <w:rFonts w:eastAsia="宋体" w:cs="Times New Roman"/>
        </w:rPr>
        <w:t>理论推导具有通用性，适用于双频、三频</w:t>
      </w:r>
      <w:r w:rsidR="00266F02">
        <w:rPr>
          <w:rFonts w:eastAsia="宋体" w:cs="Times New Roman" w:hint="eastAsia"/>
        </w:rPr>
        <w:t>乃</w:t>
      </w:r>
      <w:r w:rsidR="003960D6" w:rsidRPr="007F7917">
        <w:rPr>
          <w:rFonts w:eastAsia="宋体" w:cs="Times New Roman"/>
        </w:rPr>
        <w:t>至</w:t>
      </w:r>
      <w:r w:rsidRPr="007F7917">
        <w:rPr>
          <w:rFonts w:eastAsia="宋体" w:cs="Times New Roman"/>
        </w:rPr>
        <w:t>多频信号处理中，而且不只针对于北斗系统，对</w:t>
      </w:r>
      <w:r w:rsidRPr="007F7917">
        <w:rPr>
          <w:rFonts w:eastAsia="宋体" w:cs="Times New Roman"/>
        </w:rPr>
        <w:t>GPS</w:t>
      </w:r>
      <w:r w:rsidRPr="007F7917">
        <w:rPr>
          <w:rFonts w:eastAsia="宋体" w:cs="Times New Roman"/>
        </w:rPr>
        <w:t>、</w:t>
      </w:r>
      <w:r w:rsidRPr="007F7917">
        <w:rPr>
          <w:rFonts w:eastAsia="宋体" w:cs="Times New Roman"/>
        </w:rPr>
        <w:t>GLONASS</w:t>
      </w:r>
      <w:r w:rsidRPr="007F7917">
        <w:rPr>
          <w:rFonts w:eastAsia="宋体" w:cs="Times New Roman"/>
        </w:rPr>
        <w:t>、</w:t>
      </w:r>
      <w:r w:rsidRPr="007F7917">
        <w:rPr>
          <w:rFonts w:eastAsia="宋体" w:cs="Times New Roman"/>
        </w:rPr>
        <w:t>Galileo</w:t>
      </w:r>
      <w:r w:rsidRPr="007F7917">
        <w:rPr>
          <w:rFonts w:eastAsia="宋体" w:cs="Times New Roman"/>
        </w:rPr>
        <w:t>等具有多频信号播发的系统也</w:t>
      </w:r>
      <w:r w:rsidR="00266F02">
        <w:rPr>
          <w:rFonts w:eastAsia="宋体" w:cs="Times New Roman" w:hint="eastAsia"/>
        </w:rPr>
        <w:t>同样适用</w:t>
      </w:r>
      <w:r w:rsidR="00146F3F" w:rsidRPr="007F7917">
        <w:rPr>
          <w:rFonts w:eastAsia="宋体" w:cs="Times New Roman"/>
        </w:rPr>
        <w:t>，只需根据不同频率使用情况调整消电离层</w:t>
      </w:r>
      <w:r w:rsidR="00350BA8">
        <w:rPr>
          <w:rFonts w:eastAsia="宋体" w:cs="Times New Roman"/>
        </w:rPr>
        <w:t>变换</w:t>
      </w:r>
      <w:r w:rsidR="00146F3F" w:rsidRPr="007F7917">
        <w:rPr>
          <w:rFonts w:eastAsia="宋体" w:cs="Times New Roman"/>
        </w:rPr>
        <w:t>矩阵</w:t>
      </w:r>
      <w:r w:rsidR="00146F3F" w:rsidRPr="007F7917">
        <w:rPr>
          <w:rFonts w:eastAsia="宋体" w:cs="Times New Roman"/>
          <w:b/>
          <w:i/>
        </w:rPr>
        <w:t>C</w:t>
      </w:r>
      <w:r w:rsidR="00146F3F" w:rsidRPr="007F7917">
        <w:rPr>
          <w:rFonts w:eastAsia="宋体" w:cs="Times New Roman"/>
        </w:rPr>
        <w:t>与模糊度线性约束条件即可。</w:t>
      </w:r>
      <w:r w:rsidR="008150EC" w:rsidRPr="007F7917">
        <w:rPr>
          <w:rFonts w:eastAsia="宋体" w:cs="Times New Roman"/>
        </w:rPr>
        <w:t>特别说明的是，所提方法采用</w:t>
      </w:r>
      <w:r w:rsidR="008150EC" w:rsidRPr="007F7917">
        <w:rPr>
          <w:rFonts w:eastAsia="宋体" w:cs="Times New Roman"/>
        </w:rPr>
        <w:t>GB-IF</w:t>
      </w:r>
      <w:r w:rsidR="008150EC" w:rsidRPr="007F7917">
        <w:rPr>
          <w:rFonts w:eastAsia="宋体" w:cs="Times New Roman"/>
        </w:rPr>
        <w:t>模型</w:t>
      </w:r>
      <w:r w:rsidR="00CA2B1F">
        <w:rPr>
          <w:rFonts w:eastAsia="宋体" w:cs="Times New Roman" w:hint="eastAsia"/>
        </w:rPr>
        <w:t>避免</w:t>
      </w:r>
      <w:r w:rsidR="008150EC" w:rsidRPr="007F7917">
        <w:rPr>
          <w:rFonts w:eastAsia="宋体" w:cs="Times New Roman"/>
        </w:rPr>
        <w:t>了电离层</w:t>
      </w:r>
      <w:r w:rsidR="00571A3C" w:rsidRPr="007F7917">
        <w:rPr>
          <w:rFonts w:eastAsia="宋体" w:cs="Times New Roman"/>
        </w:rPr>
        <w:t>延迟</w:t>
      </w:r>
      <w:r w:rsidR="008150EC" w:rsidRPr="007F7917">
        <w:rPr>
          <w:rFonts w:eastAsia="宋体" w:cs="Times New Roman"/>
        </w:rPr>
        <w:t>对</w:t>
      </w:r>
      <w:r w:rsidR="00CA2B1F">
        <w:rPr>
          <w:rFonts w:eastAsia="宋体" w:cs="Times New Roman" w:hint="eastAsia"/>
        </w:rPr>
        <w:t>模糊度解算</w:t>
      </w:r>
      <w:r w:rsidR="008150EC" w:rsidRPr="007F7917">
        <w:rPr>
          <w:rFonts w:eastAsia="宋体" w:cs="Times New Roman"/>
        </w:rPr>
        <w:t>性能的影响，理论上可推广到中</w:t>
      </w:r>
      <w:r w:rsidR="008150EC" w:rsidRPr="007F7917">
        <w:rPr>
          <w:rFonts w:eastAsia="宋体" w:cs="Times New Roman"/>
        </w:rPr>
        <w:t>-</w:t>
      </w:r>
      <w:r w:rsidR="008150EC" w:rsidRPr="007F7917">
        <w:rPr>
          <w:rFonts w:eastAsia="宋体" w:cs="Times New Roman"/>
        </w:rPr>
        <w:t>长基线应用领域</w:t>
      </w:r>
      <w:r w:rsidR="00266B0C" w:rsidRPr="007F7917">
        <w:rPr>
          <w:rFonts w:eastAsia="宋体" w:cs="Times New Roman"/>
        </w:rPr>
        <w:t>。</w:t>
      </w:r>
    </w:p>
    <w:p w:rsidR="00951AEA" w:rsidRDefault="00951AEA" w:rsidP="001861C6">
      <w:pPr>
        <w:spacing w:line="240" w:lineRule="auto"/>
        <w:ind w:firstLine="0"/>
        <w:rPr>
          <w:rFonts w:eastAsia="黑体" w:cs="Times New Roman"/>
          <w:b/>
        </w:rPr>
      </w:pPr>
    </w:p>
    <w:p w:rsidR="00AE2096" w:rsidRPr="007F7917" w:rsidRDefault="00AE2096" w:rsidP="001861C6">
      <w:pPr>
        <w:spacing w:line="240" w:lineRule="auto"/>
        <w:ind w:firstLine="0"/>
        <w:rPr>
          <w:rFonts w:eastAsia="黑体" w:cs="Times New Roman"/>
          <w:b/>
        </w:rPr>
      </w:pPr>
      <w:r w:rsidRPr="007F7917">
        <w:rPr>
          <w:rFonts w:eastAsia="黑体" w:cs="Times New Roman"/>
          <w:b/>
        </w:rPr>
        <w:t>参考文献</w:t>
      </w:r>
    </w:p>
    <w:p w:rsidR="00DF39B1" w:rsidRDefault="00DF39B1" w:rsidP="001861C6">
      <w:pPr>
        <w:pStyle w:val="EndNoteBibliography"/>
        <w:spacing w:line="240" w:lineRule="auto"/>
        <w:ind w:firstLine="0"/>
        <w:jc w:val="both"/>
        <w:rPr>
          <w:rFonts w:eastAsia="宋体"/>
        </w:rPr>
      </w:pPr>
      <w:r>
        <w:rPr>
          <w:rFonts w:eastAsia="宋体" w:hint="eastAsia"/>
        </w:rPr>
        <w:t>[</w:t>
      </w:r>
      <w:r>
        <w:rPr>
          <w:rFonts w:eastAsia="宋体"/>
        </w:rPr>
        <w:t>1</w:t>
      </w:r>
      <w:r>
        <w:rPr>
          <w:rFonts w:eastAsia="宋体" w:hint="eastAsia"/>
        </w:rPr>
        <w:t>]</w:t>
      </w:r>
      <w:r>
        <w:rPr>
          <w:rFonts w:eastAsia="宋体"/>
        </w:rPr>
        <w:t xml:space="preserve"> </w:t>
      </w:r>
      <w:r w:rsidR="00E63AE0" w:rsidRPr="007F7917">
        <w:rPr>
          <w:rFonts w:eastAsia="宋体"/>
        </w:rPr>
        <w:t>FORSSELL</w:t>
      </w:r>
      <w:r w:rsidRPr="007F7917">
        <w:rPr>
          <w:rFonts w:eastAsia="宋体"/>
        </w:rPr>
        <w:t xml:space="preserve"> B, </w:t>
      </w:r>
      <w:r w:rsidR="00E63AE0" w:rsidRPr="007F7917">
        <w:rPr>
          <w:rFonts w:eastAsia="宋体"/>
        </w:rPr>
        <w:t>HARRIS</w:t>
      </w:r>
      <w:r w:rsidRPr="007F7917">
        <w:rPr>
          <w:rFonts w:eastAsia="宋体"/>
        </w:rPr>
        <w:t xml:space="preserve"> R, </w:t>
      </w:r>
      <w:r w:rsidR="00E63AE0" w:rsidRPr="007F7917">
        <w:rPr>
          <w:rFonts w:eastAsia="宋体"/>
        </w:rPr>
        <w:t>MARTIN-NEIRA</w:t>
      </w:r>
      <w:r w:rsidRPr="007F7917">
        <w:rPr>
          <w:rFonts w:eastAsia="宋体"/>
        </w:rPr>
        <w:t xml:space="preserve"> M. Carrier </w:t>
      </w:r>
      <w:r w:rsidR="00E11764">
        <w:rPr>
          <w:rFonts w:eastAsia="宋体"/>
        </w:rPr>
        <w:t>P</w:t>
      </w:r>
      <w:r w:rsidRPr="007F7917">
        <w:rPr>
          <w:rFonts w:eastAsia="宋体"/>
        </w:rPr>
        <w:t xml:space="preserve">hase </w:t>
      </w:r>
      <w:r w:rsidR="00E11764">
        <w:rPr>
          <w:rFonts w:eastAsia="宋体"/>
        </w:rPr>
        <w:t>A</w:t>
      </w:r>
      <w:r w:rsidRPr="007F7917">
        <w:rPr>
          <w:rFonts w:eastAsia="宋体"/>
        </w:rPr>
        <w:t xml:space="preserve">mbiguity </w:t>
      </w:r>
      <w:r w:rsidR="00E11764">
        <w:rPr>
          <w:rFonts w:eastAsia="宋体"/>
        </w:rPr>
        <w:t>R</w:t>
      </w:r>
      <w:r w:rsidRPr="007F7917">
        <w:rPr>
          <w:rFonts w:eastAsia="宋体"/>
        </w:rPr>
        <w:t>esolution in GNSS-2</w:t>
      </w:r>
      <w:r w:rsidR="00E11764">
        <w:rPr>
          <w:rFonts w:eastAsia="宋体"/>
        </w:rPr>
        <w:t>[C]</w:t>
      </w:r>
      <w:r w:rsidRPr="007F7917">
        <w:rPr>
          <w:rFonts w:eastAsia="宋体"/>
        </w:rPr>
        <w:t xml:space="preserve">. In:  Proceedings of ION GPS. Institute of navigation, </w:t>
      </w:r>
      <w:r w:rsidR="00E11764">
        <w:rPr>
          <w:rFonts w:eastAsia="宋体"/>
        </w:rPr>
        <w:t>1997</w:t>
      </w:r>
      <w:r w:rsidR="00FB0ACB">
        <w:rPr>
          <w:rFonts w:eastAsia="宋体" w:hint="eastAsia"/>
        </w:rPr>
        <w:t>:</w:t>
      </w:r>
      <w:r w:rsidRPr="007F7917">
        <w:rPr>
          <w:rFonts w:eastAsia="宋体"/>
        </w:rPr>
        <w:t>1727-1736.</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2</w:t>
      </w:r>
      <w:r>
        <w:rPr>
          <w:rFonts w:eastAsia="宋体" w:hint="eastAsia"/>
        </w:rPr>
        <w:t>]</w:t>
      </w:r>
      <w:r>
        <w:rPr>
          <w:rFonts w:eastAsia="宋体"/>
        </w:rPr>
        <w:t xml:space="preserve"> </w:t>
      </w:r>
      <w:r w:rsidR="00E63AE0" w:rsidRPr="007F7917">
        <w:rPr>
          <w:rFonts w:eastAsia="宋体"/>
        </w:rPr>
        <w:t>VOLLATH</w:t>
      </w:r>
      <w:r w:rsidRPr="007F7917">
        <w:rPr>
          <w:rFonts w:eastAsia="宋体"/>
        </w:rPr>
        <w:t xml:space="preserve"> U, </w:t>
      </w:r>
      <w:r w:rsidR="00E63AE0" w:rsidRPr="007F7917">
        <w:rPr>
          <w:rFonts w:eastAsia="宋体"/>
        </w:rPr>
        <w:t>BIRNBACH</w:t>
      </w:r>
      <w:r w:rsidRPr="007F7917">
        <w:rPr>
          <w:rFonts w:eastAsia="宋体"/>
        </w:rPr>
        <w:t xml:space="preserve"> S, </w:t>
      </w:r>
      <w:r w:rsidR="00E63AE0" w:rsidRPr="007F7917">
        <w:rPr>
          <w:rFonts w:eastAsia="宋体"/>
        </w:rPr>
        <w:t>LANDAU</w:t>
      </w:r>
      <w:r w:rsidRPr="007F7917">
        <w:rPr>
          <w:rFonts w:eastAsia="宋体"/>
        </w:rPr>
        <w:t xml:space="preserve"> L, </w:t>
      </w:r>
      <w:r w:rsidR="00E63AE0" w:rsidRPr="007F7917">
        <w:rPr>
          <w:rFonts w:eastAsia="宋体"/>
        </w:rPr>
        <w:t>FRAILE-ORDOÑEZ</w:t>
      </w:r>
      <w:r w:rsidRPr="007F7917">
        <w:rPr>
          <w:rFonts w:eastAsia="宋体"/>
        </w:rPr>
        <w:t xml:space="preserve"> J M, </w:t>
      </w:r>
      <w:r w:rsidR="00E63AE0" w:rsidRPr="007F7917">
        <w:rPr>
          <w:rFonts w:eastAsia="宋体"/>
        </w:rPr>
        <w:t>MARTÍ-NEIRA</w:t>
      </w:r>
      <w:r w:rsidRPr="007F7917">
        <w:rPr>
          <w:rFonts w:eastAsia="宋体"/>
        </w:rPr>
        <w:t xml:space="preserve"> M</w:t>
      </w:r>
      <w:r w:rsidR="00FB0ACB">
        <w:rPr>
          <w:rFonts w:eastAsia="宋体"/>
        </w:rPr>
        <w:t xml:space="preserve">. </w:t>
      </w:r>
      <w:r w:rsidRPr="007F7917">
        <w:rPr>
          <w:rFonts w:eastAsia="宋体"/>
        </w:rPr>
        <w:t>Analysis of Three‐Carrier Ambiguity Resolution Technique for Precise Relative Positioning in GNSS‐2</w:t>
      </w:r>
      <w:r w:rsidR="00654DEE">
        <w:rPr>
          <w:rFonts w:eastAsia="宋体"/>
        </w:rPr>
        <w:t>[J]</w:t>
      </w:r>
      <w:r w:rsidRPr="007F7917">
        <w:rPr>
          <w:rFonts w:eastAsia="宋体"/>
        </w:rPr>
        <w:t>. Navigation</w:t>
      </w:r>
      <w:r w:rsidRPr="007F7917">
        <w:rPr>
          <w:rFonts w:eastAsia="宋体"/>
          <w:i/>
        </w:rPr>
        <w:t>,</w:t>
      </w:r>
      <w:r w:rsidR="00FB0ACB" w:rsidRPr="00FB0ACB">
        <w:rPr>
          <w:rFonts w:eastAsia="宋体"/>
        </w:rPr>
        <w:t>1999,</w:t>
      </w:r>
      <w:r w:rsidRPr="007F7917">
        <w:rPr>
          <w:rFonts w:eastAsia="宋体"/>
          <w:i/>
        </w:rPr>
        <w:t xml:space="preserve"> </w:t>
      </w:r>
      <w:r w:rsidRPr="007F7917">
        <w:rPr>
          <w:rFonts w:eastAsia="宋体"/>
        </w:rPr>
        <w:t>46</w:t>
      </w:r>
      <w:r w:rsidR="00DC1B93">
        <w:rPr>
          <w:rFonts w:eastAsia="宋体" w:hint="eastAsia"/>
        </w:rPr>
        <w:t>(</w:t>
      </w:r>
      <w:r w:rsidR="00DC1B93">
        <w:rPr>
          <w:rFonts w:eastAsia="宋体"/>
        </w:rPr>
        <w:t>1</w:t>
      </w:r>
      <w:r w:rsidR="00DC1B93">
        <w:rPr>
          <w:rFonts w:eastAsia="宋体" w:hint="eastAsia"/>
        </w:rPr>
        <w:t>)</w:t>
      </w:r>
      <w:r w:rsidR="00FB0ACB">
        <w:rPr>
          <w:rFonts w:eastAsia="宋体"/>
        </w:rPr>
        <w:t>:</w:t>
      </w:r>
      <w:r w:rsidRPr="007F7917">
        <w:rPr>
          <w:rFonts w:eastAsia="宋体"/>
        </w:rPr>
        <w:t>13-23.</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3</w:t>
      </w:r>
      <w:r>
        <w:rPr>
          <w:rFonts w:eastAsia="宋体" w:hint="eastAsia"/>
        </w:rPr>
        <w:t>]</w:t>
      </w:r>
      <w:r>
        <w:rPr>
          <w:rFonts w:eastAsia="宋体"/>
        </w:rPr>
        <w:t xml:space="preserve"> </w:t>
      </w:r>
      <w:r w:rsidR="00E63AE0" w:rsidRPr="007F7917">
        <w:rPr>
          <w:rFonts w:eastAsia="宋体"/>
        </w:rPr>
        <w:t>WERNER</w:t>
      </w:r>
      <w:r w:rsidRPr="007F7917">
        <w:rPr>
          <w:rFonts w:eastAsia="宋体"/>
        </w:rPr>
        <w:t xml:space="preserve"> W, </w:t>
      </w:r>
      <w:r w:rsidR="00E63AE0" w:rsidRPr="007F7917">
        <w:rPr>
          <w:rFonts w:eastAsia="宋体"/>
        </w:rPr>
        <w:t>WINKEL</w:t>
      </w:r>
      <w:r w:rsidRPr="007F7917">
        <w:rPr>
          <w:rFonts w:eastAsia="宋体"/>
        </w:rPr>
        <w:t xml:space="preserve"> J. TCAR and MCAR </w:t>
      </w:r>
      <w:r w:rsidR="00FB0ACB">
        <w:rPr>
          <w:rFonts w:eastAsia="宋体"/>
        </w:rPr>
        <w:t>O</w:t>
      </w:r>
      <w:r w:rsidRPr="007F7917">
        <w:rPr>
          <w:rFonts w:eastAsia="宋体"/>
        </w:rPr>
        <w:t>ptions with Galileo and GPS</w:t>
      </w:r>
      <w:r w:rsidR="00654DEE">
        <w:rPr>
          <w:rFonts w:eastAsia="宋体"/>
        </w:rPr>
        <w:t>[C]</w:t>
      </w:r>
      <w:r w:rsidRPr="007F7917">
        <w:rPr>
          <w:rFonts w:eastAsia="宋体"/>
        </w:rPr>
        <w:t xml:space="preserve">. In:  Proceedings of ION GPS/GNSS. Citeseer, </w:t>
      </w:r>
      <w:r w:rsidR="00FB0ACB">
        <w:rPr>
          <w:rFonts w:eastAsia="宋体"/>
        </w:rPr>
        <w:t>2003:</w:t>
      </w:r>
      <w:r w:rsidRPr="007F7917">
        <w:rPr>
          <w:rFonts w:eastAsia="宋体"/>
        </w:rPr>
        <w:t>790-800.</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 xml:space="preserve">4] </w:t>
      </w:r>
      <w:r w:rsidR="003E1CE3">
        <w:rPr>
          <w:rFonts w:eastAsia="宋体"/>
        </w:rPr>
        <w:t>FENG</w:t>
      </w:r>
      <w:r w:rsidRPr="007F7917">
        <w:rPr>
          <w:rFonts w:eastAsia="宋体"/>
        </w:rPr>
        <w:t xml:space="preserve"> Y</w:t>
      </w:r>
      <w:r w:rsidR="003E1CE3">
        <w:rPr>
          <w:rFonts w:eastAsia="宋体"/>
        </w:rPr>
        <w:t>anming</w:t>
      </w:r>
      <w:r w:rsidRPr="007F7917">
        <w:rPr>
          <w:rFonts w:eastAsia="宋体"/>
        </w:rPr>
        <w:t xml:space="preserve">. GNSS </w:t>
      </w:r>
      <w:r w:rsidR="00654DEE" w:rsidRPr="007F7917">
        <w:rPr>
          <w:rFonts w:eastAsia="宋体"/>
        </w:rPr>
        <w:t>Three Carrier Ambiguity Resolution Using Ionosphere-Reduced Virtual Signals</w:t>
      </w:r>
      <w:r w:rsidR="00654DEE">
        <w:rPr>
          <w:rFonts w:eastAsia="宋体"/>
        </w:rPr>
        <w:t>[J]</w:t>
      </w:r>
      <w:r w:rsidRPr="007F7917">
        <w:rPr>
          <w:rFonts w:eastAsia="宋体"/>
        </w:rPr>
        <w:t>. Journal of Geodesy</w:t>
      </w:r>
      <w:r w:rsidR="00654DEE">
        <w:rPr>
          <w:rFonts w:eastAsia="宋体" w:hint="eastAsia"/>
        </w:rPr>
        <w:t>,</w:t>
      </w:r>
      <w:r w:rsidR="00DB1432">
        <w:rPr>
          <w:rFonts w:eastAsia="宋体"/>
        </w:rPr>
        <w:t xml:space="preserve"> </w:t>
      </w:r>
      <w:r w:rsidR="00654DEE">
        <w:rPr>
          <w:rFonts w:eastAsia="宋体"/>
        </w:rPr>
        <w:t>2008,</w:t>
      </w:r>
      <w:r w:rsidR="00DB1432">
        <w:rPr>
          <w:rFonts w:eastAsia="宋体"/>
        </w:rPr>
        <w:t xml:space="preserve"> </w:t>
      </w:r>
      <w:r w:rsidR="00654DEE">
        <w:rPr>
          <w:rFonts w:eastAsia="宋体"/>
        </w:rPr>
        <w:t>82</w:t>
      </w:r>
      <w:r w:rsidR="00DB1432">
        <w:rPr>
          <w:rFonts w:eastAsia="宋体"/>
        </w:rPr>
        <w:t>(12)</w:t>
      </w:r>
      <w:r w:rsidR="00654DEE">
        <w:rPr>
          <w:rFonts w:eastAsia="宋体"/>
        </w:rPr>
        <w:t>:</w:t>
      </w:r>
      <w:r w:rsidRPr="007F7917">
        <w:rPr>
          <w:rFonts w:eastAsia="宋体"/>
        </w:rPr>
        <w:t>847-862.</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5</w:t>
      </w:r>
      <w:r>
        <w:rPr>
          <w:rFonts w:eastAsia="宋体" w:hint="eastAsia"/>
        </w:rPr>
        <w:t>]</w:t>
      </w:r>
      <w:r>
        <w:rPr>
          <w:rFonts w:eastAsia="宋体"/>
        </w:rPr>
        <w:t xml:space="preserve"> </w:t>
      </w:r>
      <w:r w:rsidR="003E1CE3">
        <w:rPr>
          <w:rFonts w:eastAsia="宋体"/>
        </w:rPr>
        <w:t>LI Bofeng</w:t>
      </w:r>
      <w:r w:rsidRPr="007F7917">
        <w:rPr>
          <w:rFonts w:eastAsia="宋体"/>
        </w:rPr>
        <w:t xml:space="preserve">, </w:t>
      </w:r>
      <w:r w:rsidR="003E1CE3">
        <w:rPr>
          <w:rFonts w:eastAsia="宋体"/>
        </w:rPr>
        <w:t>FENG Yanming</w:t>
      </w:r>
      <w:r w:rsidRPr="007F7917">
        <w:rPr>
          <w:rFonts w:eastAsia="宋体"/>
        </w:rPr>
        <w:t xml:space="preserve">, </w:t>
      </w:r>
      <w:r w:rsidR="003E1CE3">
        <w:rPr>
          <w:rFonts w:eastAsia="宋体"/>
        </w:rPr>
        <w:t>SHEN Yunzhong</w:t>
      </w:r>
      <w:r w:rsidRPr="007F7917">
        <w:rPr>
          <w:rFonts w:eastAsia="宋体"/>
        </w:rPr>
        <w:t xml:space="preserve">. Three </w:t>
      </w:r>
      <w:r w:rsidR="00654DEE" w:rsidRPr="007F7917">
        <w:rPr>
          <w:rFonts w:eastAsia="宋体"/>
        </w:rPr>
        <w:t xml:space="preserve">Carrier Ambiguity Resolution: Distance-Independent Performance Demonstrated Using Semi-Generated Triple Frequency </w:t>
      </w:r>
      <w:r w:rsidRPr="007F7917">
        <w:rPr>
          <w:rFonts w:eastAsia="宋体"/>
        </w:rPr>
        <w:t xml:space="preserve">GPS </w:t>
      </w:r>
      <w:r w:rsidR="00654DEE" w:rsidRPr="007F7917">
        <w:rPr>
          <w:rFonts w:eastAsia="宋体"/>
        </w:rPr>
        <w:t>Signals</w:t>
      </w:r>
      <w:r w:rsidR="00654DEE">
        <w:rPr>
          <w:rFonts w:eastAsia="宋体"/>
        </w:rPr>
        <w:t>[J]</w:t>
      </w:r>
      <w:r w:rsidRPr="007F7917">
        <w:rPr>
          <w:rFonts w:eastAsia="宋体"/>
        </w:rPr>
        <w:t>. GPS solutions</w:t>
      </w:r>
      <w:r w:rsidR="00654DEE">
        <w:rPr>
          <w:rFonts w:eastAsia="宋体"/>
        </w:rPr>
        <w:t xml:space="preserve">, </w:t>
      </w:r>
      <w:r w:rsidR="00654DEE" w:rsidRPr="007F7917">
        <w:rPr>
          <w:rFonts w:eastAsia="宋体"/>
        </w:rPr>
        <w:t>2010</w:t>
      </w:r>
      <w:r w:rsidR="00654DEE">
        <w:rPr>
          <w:rFonts w:eastAsia="宋体"/>
        </w:rPr>
        <w:t>,</w:t>
      </w:r>
      <w:r w:rsidRPr="007F7917">
        <w:rPr>
          <w:rFonts w:eastAsia="宋体"/>
          <w:i/>
        </w:rPr>
        <w:t xml:space="preserve"> </w:t>
      </w:r>
      <w:r w:rsidRPr="007F7917">
        <w:rPr>
          <w:rFonts w:eastAsia="宋体"/>
        </w:rPr>
        <w:t>14</w:t>
      </w:r>
      <w:r w:rsidR="00DB1432">
        <w:rPr>
          <w:rFonts w:eastAsia="宋体"/>
        </w:rPr>
        <w:t>(2)</w:t>
      </w:r>
      <w:r w:rsidR="00654DEE">
        <w:rPr>
          <w:rFonts w:eastAsia="宋体"/>
        </w:rPr>
        <w:t>:</w:t>
      </w:r>
      <w:r w:rsidRPr="007F7917">
        <w:rPr>
          <w:rFonts w:eastAsia="宋体"/>
        </w:rPr>
        <w:t>177-184.</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6</w:t>
      </w:r>
      <w:r>
        <w:rPr>
          <w:rFonts w:eastAsia="宋体" w:hint="eastAsia"/>
        </w:rPr>
        <w:t>]</w:t>
      </w:r>
      <w:r w:rsidRPr="003362F2">
        <w:rPr>
          <w:rFonts w:eastAsia="宋体"/>
        </w:rPr>
        <w:t xml:space="preserve"> </w:t>
      </w:r>
      <w:r w:rsidR="005C6865">
        <w:rPr>
          <w:rFonts w:eastAsia="宋体"/>
        </w:rPr>
        <w:t>ZHANG Xiaohong</w:t>
      </w:r>
      <w:r w:rsidRPr="007F7917">
        <w:rPr>
          <w:rFonts w:eastAsia="宋体"/>
        </w:rPr>
        <w:t xml:space="preserve">, </w:t>
      </w:r>
      <w:r w:rsidR="005C6865">
        <w:rPr>
          <w:rFonts w:eastAsia="宋体"/>
        </w:rPr>
        <w:t>HE Xiyang</w:t>
      </w:r>
      <w:r w:rsidRPr="007F7917">
        <w:rPr>
          <w:rFonts w:eastAsia="宋体"/>
        </w:rPr>
        <w:t xml:space="preserve">. Performance </w:t>
      </w:r>
      <w:r w:rsidR="004E1014" w:rsidRPr="007F7917">
        <w:rPr>
          <w:rFonts w:eastAsia="宋体"/>
        </w:rPr>
        <w:t xml:space="preserve">Analysis Of Triple-Frequency Ambiguity Resolution With </w:t>
      </w:r>
      <w:r w:rsidR="00E77E7E">
        <w:rPr>
          <w:rFonts w:eastAsia="宋体"/>
        </w:rPr>
        <w:t>BeiDou</w:t>
      </w:r>
      <w:r w:rsidR="004E1014" w:rsidRPr="007F7917">
        <w:rPr>
          <w:rFonts w:eastAsia="宋体"/>
        </w:rPr>
        <w:t xml:space="preserve"> Observations</w:t>
      </w:r>
      <w:r w:rsidR="004E1014">
        <w:rPr>
          <w:rFonts w:eastAsia="宋体"/>
        </w:rPr>
        <w:t>[J]</w:t>
      </w:r>
      <w:r w:rsidRPr="007F7917">
        <w:rPr>
          <w:rFonts w:eastAsia="宋体"/>
        </w:rPr>
        <w:t>. GPS solutions</w:t>
      </w:r>
      <w:r w:rsidR="00654DEE">
        <w:rPr>
          <w:rFonts w:eastAsia="宋体"/>
        </w:rPr>
        <w:t xml:space="preserve">, 2016, </w:t>
      </w:r>
      <w:r w:rsidRPr="007F7917">
        <w:rPr>
          <w:rFonts w:eastAsia="宋体"/>
        </w:rPr>
        <w:t>20</w:t>
      </w:r>
      <w:r w:rsidR="00DB1432">
        <w:rPr>
          <w:rFonts w:eastAsia="宋体"/>
        </w:rPr>
        <w:t>(2)</w:t>
      </w:r>
      <w:r w:rsidR="00654DEE">
        <w:rPr>
          <w:rFonts w:eastAsia="宋体"/>
        </w:rPr>
        <w:t>:</w:t>
      </w:r>
      <w:r w:rsidRPr="007F7917">
        <w:rPr>
          <w:rFonts w:eastAsia="宋体"/>
        </w:rPr>
        <w:t>269-281.</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7</w:t>
      </w:r>
      <w:r>
        <w:rPr>
          <w:rFonts w:eastAsia="宋体" w:hint="eastAsia"/>
        </w:rPr>
        <w:t>]</w:t>
      </w:r>
      <w:r>
        <w:rPr>
          <w:rFonts w:eastAsia="宋体"/>
        </w:rPr>
        <w:t xml:space="preserve"> </w:t>
      </w:r>
      <w:r w:rsidR="006F2903">
        <w:rPr>
          <w:rFonts w:eastAsia="宋体"/>
        </w:rPr>
        <w:t>ZHAO Dongsheng</w:t>
      </w:r>
      <w:r w:rsidR="006F2903">
        <w:rPr>
          <w:rFonts w:eastAsia="宋体" w:hint="eastAsia"/>
        </w:rPr>
        <w:t xml:space="preserve">, </w:t>
      </w:r>
      <w:r w:rsidR="006F2903">
        <w:rPr>
          <w:rFonts w:eastAsia="宋体"/>
        </w:rPr>
        <w:t>ROBERTS G</w:t>
      </w:r>
      <w:r w:rsidR="006F2903">
        <w:rPr>
          <w:rFonts w:eastAsia="宋体" w:hint="eastAsia"/>
        </w:rPr>
        <w:t xml:space="preserve">, </w:t>
      </w:r>
      <w:r w:rsidR="008728D5">
        <w:rPr>
          <w:rFonts w:eastAsia="宋体"/>
        </w:rPr>
        <w:t xml:space="preserve">LAU </w:t>
      </w:r>
      <w:r w:rsidR="006F2903">
        <w:rPr>
          <w:rFonts w:eastAsia="宋体"/>
        </w:rPr>
        <w:t>L</w:t>
      </w:r>
      <w:r w:rsidR="006F2903">
        <w:rPr>
          <w:rFonts w:eastAsia="宋体" w:hint="eastAsia"/>
        </w:rPr>
        <w:t xml:space="preserve">, </w:t>
      </w:r>
      <w:r w:rsidR="008728D5">
        <w:rPr>
          <w:rFonts w:eastAsia="宋体"/>
        </w:rPr>
        <w:t xml:space="preserve">HANCOCK </w:t>
      </w:r>
      <w:r w:rsidR="006F2903">
        <w:rPr>
          <w:rFonts w:eastAsia="宋体"/>
        </w:rPr>
        <w:t>C</w:t>
      </w:r>
      <w:r w:rsidR="006F2903">
        <w:rPr>
          <w:rFonts w:eastAsia="宋体" w:hint="eastAsia"/>
        </w:rPr>
        <w:t xml:space="preserve">, </w:t>
      </w:r>
      <w:r w:rsidR="00E63AE0" w:rsidRPr="006F2903">
        <w:rPr>
          <w:rFonts w:eastAsia="宋体"/>
        </w:rPr>
        <w:t>BAI</w:t>
      </w:r>
      <w:r w:rsidR="008728D5">
        <w:rPr>
          <w:rFonts w:eastAsia="宋体"/>
        </w:rPr>
        <w:t xml:space="preserve"> </w:t>
      </w:r>
      <w:r w:rsidR="006F2903" w:rsidRPr="006F2903">
        <w:rPr>
          <w:rFonts w:eastAsia="宋体"/>
        </w:rPr>
        <w:t>R</w:t>
      </w:r>
      <w:r w:rsidRPr="007F7917">
        <w:rPr>
          <w:rFonts w:eastAsia="宋体"/>
        </w:rPr>
        <w:t xml:space="preserve">. A </w:t>
      </w:r>
      <w:r w:rsidR="003C29D0" w:rsidRPr="007F7917">
        <w:rPr>
          <w:rFonts w:eastAsia="宋体"/>
        </w:rPr>
        <w:t>Theoretical And Empirical Integrated Method To Select The Optimal Combined Signals For Geometry-Free And Geometry-Based Three-Carrier Ambiguity Resolution</w:t>
      </w:r>
      <w:r w:rsidR="003C29D0">
        <w:rPr>
          <w:rFonts w:eastAsia="宋体"/>
        </w:rPr>
        <w:t>[J]</w:t>
      </w:r>
      <w:r w:rsidRPr="007F7917">
        <w:rPr>
          <w:rFonts w:eastAsia="宋体"/>
        </w:rPr>
        <w:t>. Sensors</w:t>
      </w:r>
      <w:r w:rsidRPr="004E1014">
        <w:rPr>
          <w:rFonts w:eastAsia="宋体"/>
        </w:rPr>
        <w:t xml:space="preserve">, </w:t>
      </w:r>
      <w:r w:rsidR="004E1014" w:rsidRPr="007F7917">
        <w:rPr>
          <w:rFonts w:eastAsia="宋体"/>
        </w:rPr>
        <w:t>2016</w:t>
      </w:r>
      <w:r w:rsidR="004E1014">
        <w:rPr>
          <w:rFonts w:eastAsia="宋体"/>
        </w:rPr>
        <w:t>,</w:t>
      </w:r>
      <w:r w:rsidRPr="007F7917">
        <w:rPr>
          <w:rFonts w:eastAsia="宋体"/>
        </w:rPr>
        <w:t>16</w:t>
      </w:r>
      <w:r w:rsidR="00DB1432">
        <w:rPr>
          <w:rFonts w:eastAsia="宋体"/>
        </w:rPr>
        <w:t>(11)</w:t>
      </w:r>
      <w:r w:rsidR="004E1014">
        <w:rPr>
          <w:rFonts w:eastAsia="宋体"/>
        </w:rPr>
        <w:t>:</w:t>
      </w:r>
      <w:r w:rsidRPr="007F7917">
        <w:rPr>
          <w:rFonts w:eastAsia="宋体"/>
        </w:rPr>
        <w:t>1929.</w:t>
      </w:r>
    </w:p>
    <w:p w:rsidR="00DF39B1" w:rsidRPr="007F7917" w:rsidRDefault="00DF39B1" w:rsidP="001861C6">
      <w:pPr>
        <w:pStyle w:val="EndNoteBibliography"/>
        <w:spacing w:line="240" w:lineRule="auto"/>
        <w:ind w:firstLine="0"/>
        <w:jc w:val="both"/>
        <w:rPr>
          <w:rFonts w:eastAsia="宋体"/>
        </w:rPr>
      </w:pPr>
      <w:r>
        <w:rPr>
          <w:rFonts w:eastAsia="宋体" w:hint="eastAsia"/>
        </w:rPr>
        <w:lastRenderedPageBreak/>
        <w:t>[</w:t>
      </w:r>
      <w:r>
        <w:rPr>
          <w:rFonts w:eastAsia="宋体"/>
        </w:rPr>
        <w:t>8</w:t>
      </w:r>
      <w:r>
        <w:rPr>
          <w:rFonts w:eastAsia="宋体" w:hint="eastAsia"/>
        </w:rPr>
        <w:t>]</w:t>
      </w:r>
      <w:r>
        <w:rPr>
          <w:rFonts w:eastAsia="宋体"/>
        </w:rPr>
        <w:t xml:space="preserve"> </w:t>
      </w:r>
      <w:r w:rsidR="00514157">
        <w:rPr>
          <w:rFonts w:eastAsia="宋体"/>
        </w:rPr>
        <w:t>LI Liang</w:t>
      </w:r>
      <w:r w:rsidRPr="007F7917">
        <w:rPr>
          <w:rFonts w:eastAsia="宋体"/>
        </w:rPr>
        <w:t xml:space="preserve">, </w:t>
      </w:r>
      <w:r w:rsidR="00514157">
        <w:rPr>
          <w:rFonts w:eastAsia="宋体"/>
        </w:rPr>
        <w:t>JIA Chun</w:t>
      </w:r>
      <w:r w:rsidRPr="007F7917">
        <w:rPr>
          <w:rFonts w:eastAsia="宋体"/>
        </w:rPr>
        <w:t xml:space="preserve">, </w:t>
      </w:r>
      <w:r w:rsidR="00514157">
        <w:rPr>
          <w:rFonts w:eastAsia="宋体"/>
        </w:rPr>
        <w:t>ZHAO Lin</w:t>
      </w:r>
      <w:r w:rsidRPr="007F7917">
        <w:rPr>
          <w:rFonts w:eastAsia="宋体"/>
        </w:rPr>
        <w:t xml:space="preserve">, </w:t>
      </w:r>
      <w:r w:rsidR="00514157">
        <w:rPr>
          <w:rFonts w:eastAsia="宋体"/>
        </w:rPr>
        <w:t>YANG Fuxin</w:t>
      </w:r>
      <w:r w:rsidRPr="007F7917">
        <w:rPr>
          <w:rFonts w:eastAsia="宋体"/>
        </w:rPr>
        <w:t xml:space="preserve">, </w:t>
      </w:r>
      <w:r w:rsidR="00514157">
        <w:rPr>
          <w:rFonts w:eastAsia="宋体"/>
        </w:rPr>
        <w:t>LI Zishen</w:t>
      </w:r>
      <w:r w:rsidRPr="007F7917">
        <w:rPr>
          <w:rFonts w:eastAsia="宋体"/>
        </w:rPr>
        <w:t xml:space="preserve">. Integrity </w:t>
      </w:r>
      <w:r w:rsidR="003C29D0" w:rsidRPr="007F7917">
        <w:rPr>
          <w:rFonts w:eastAsia="宋体"/>
        </w:rPr>
        <w:t>Monitoring-Based Ambiguity Validation For Triple-Carrier Ambiguity Resolution</w:t>
      </w:r>
      <w:r w:rsidR="003C29D0">
        <w:rPr>
          <w:rFonts w:eastAsia="宋体"/>
        </w:rPr>
        <w:t>[J]</w:t>
      </w:r>
      <w:r w:rsidRPr="007F7917">
        <w:rPr>
          <w:rFonts w:eastAsia="宋体"/>
        </w:rPr>
        <w:t>. GPS solutions</w:t>
      </w:r>
      <w:r w:rsidR="004E1014">
        <w:rPr>
          <w:rFonts w:eastAsia="宋体"/>
        </w:rPr>
        <w:t>,</w:t>
      </w:r>
      <w:r w:rsidR="004E1014" w:rsidRPr="004E1014">
        <w:rPr>
          <w:rFonts w:eastAsia="宋体"/>
        </w:rPr>
        <w:t xml:space="preserve"> </w:t>
      </w:r>
      <w:r w:rsidR="004E1014">
        <w:rPr>
          <w:rFonts w:eastAsia="宋体"/>
        </w:rPr>
        <w:t xml:space="preserve">2017, </w:t>
      </w:r>
      <w:r w:rsidRPr="007F7917">
        <w:rPr>
          <w:rFonts w:eastAsia="宋体"/>
        </w:rPr>
        <w:t>21</w:t>
      </w:r>
      <w:r w:rsidR="00DB1432">
        <w:rPr>
          <w:rFonts w:eastAsia="宋体"/>
        </w:rPr>
        <w:t>(2)</w:t>
      </w:r>
      <w:r w:rsidR="004E1014">
        <w:rPr>
          <w:rFonts w:eastAsia="宋体"/>
        </w:rPr>
        <w:t>:</w:t>
      </w:r>
      <w:r w:rsidRPr="007F7917">
        <w:rPr>
          <w:rFonts w:eastAsia="宋体"/>
        </w:rPr>
        <w:t>797-810. doi: 10.1007/s10291-016-0570-9.</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9</w:t>
      </w:r>
      <w:r>
        <w:rPr>
          <w:rFonts w:eastAsia="宋体" w:hint="eastAsia"/>
        </w:rPr>
        <w:t>]</w:t>
      </w:r>
      <w:r>
        <w:rPr>
          <w:rFonts w:eastAsia="宋体"/>
        </w:rPr>
        <w:t xml:space="preserve"> </w:t>
      </w:r>
      <w:r w:rsidR="00514157">
        <w:rPr>
          <w:rFonts w:eastAsia="宋体"/>
        </w:rPr>
        <w:t>FENG Yanming</w:t>
      </w:r>
      <w:r w:rsidRPr="007F7917">
        <w:rPr>
          <w:rFonts w:eastAsia="宋体"/>
        </w:rPr>
        <w:t xml:space="preserve">, </w:t>
      </w:r>
      <w:r w:rsidR="00514157" w:rsidRPr="007F7917">
        <w:rPr>
          <w:rFonts w:eastAsia="宋体"/>
        </w:rPr>
        <w:t>RIZOS</w:t>
      </w:r>
      <w:r w:rsidRPr="007F7917">
        <w:rPr>
          <w:rFonts w:eastAsia="宋体"/>
        </w:rPr>
        <w:t xml:space="preserve"> C. Three </w:t>
      </w:r>
      <w:r w:rsidR="0032553A" w:rsidRPr="007F7917">
        <w:rPr>
          <w:rFonts w:eastAsia="宋体"/>
        </w:rPr>
        <w:t xml:space="preserve">Carrier Approaches For Future Global, Regional And Local </w:t>
      </w:r>
      <w:r w:rsidRPr="007F7917">
        <w:rPr>
          <w:rFonts w:eastAsia="宋体"/>
        </w:rPr>
        <w:t xml:space="preserve">GNSS </w:t>
      </w:r>
      <w:r w:rsidR="0032553A" w:rsidRPr="007F7917">
        <w:rPr>
          <w:rFonts w:eastAsia="宋体"/>
        </w:rPr>
        <w:t>Positioning Services: Concepts And Performance Perspectives</w:t>
      </w:r>
      <w:r w:rsidR="00283419">
        <w:rPr>
          <w:rFonts w:eastAsia="宋体"/>
        </w:rPr>
        <w:t>[C]</w:t>
      </w:r>
      <w:r w:rsidRPr="007F7917">
        <w:rPr>
          <w:rFonts w:eastAsia="宋体"/>
        </w:rPr>
        <w:t xml:space="preserve">. In:  Proceedings of ION GNSS. Citeseer, </w:t>
      </w:r>
      <w:r w:rsidR="00283419" w:rsidRPr="007F7917">
        <w:rPr>
          <w:rFonts w:eastAsia="宋体"/>
        </w:rPr>
        <w:t>2005</w:t>
      </w:r>
      <w:r w:rsidR="00283419">
        <w:rPr>
          <w:rFonts w:eastAsia="宋体"/>
        </w:rPr>
        <w:t>:</w:t>
      </w:r>
      <w:r w:rsidRPr="007F7917">
        <w:rPr>
          <w:rFonts w:eastAsia="宋体"/>
        </w:rPr>
        <w:t>2277-2278.</w:t>
      </w:r>
    </w:p>
    <w:p w:rsidR="00DF39B1" w:rsidRPr="007F7917" w:rsidRDefault="00DF39B1" w:rsidP="001861C6">
      <w:pPr>
        <w:pStyle w:val="EndNoteBibliography"/>
        <w:spacing w:line="240" w:lineRule="auto"/>
        <w:ind w:firstLine="0"/>
        <w:jc w:val="both"/>
        <w:rPr>
          <w:rFonts w:eastAsia="宋体"/>
        </w:rPr>
      </w:pPr>
      <w:r>
        <w:rPr>
          <w:rFonts w:eastAsia="宋体" w:hint="eastAsia"/>
        </w:rPr>
        <w:t>[10]</w:t>
      </w:r>
      <w:r w:rsidRPr="003362F2">
        <w:rPr>
          <w:rFonts w:eastAsia="宋体"/>
        </w:rPr>
        <w:t xml:space="preserve"> </w:t>
      </w:r>
      <w:r w:rsidR="00323C3C">
        <w:rPr>
          <w:rFonts w:eastAsia="宋体"/>
        </w:rPr>
        <w:t>LI Bofeng, FENG Yanming, GAO Weiguang, LI Zhen.</w:t>
      </w:r>
      <w:r w:rsidR="00323C3C" w:rsidRPr="007F7917">
        <w:rPr>
          <w:rFonts w:eastAsia="宋体"/>
        </w:rPr>
        <w:t xml:space="preserve">Real-Time Kinematic Positioning Over Long Baselines Using Triple-Frequency </w:t>
      </w:r>
      <w:r w:rsidR="00E77E7E">
        <w:rPr>
          <w:rFonts w:eastAsia="宋体"/>
        </w:rPr>
        <w:t>BeiDou</w:t>
      </w:r>
      <w:r w:rsidR="00323C3C" w:rsidRPr="007F7917">
        <w:rPr>
          <w:rFonts w:eastAsia="宋体"/>
        </w:rPr>
        <w:t xml:space="preserve"> Signals</w:t>
      </w:r>
      <w:r w:rsidR="00323C3C">
        <w:rPr>
          <w:rFonts w:eastAsia="宋体"/>
        </w:rPr>
        <w:t>[J]</w:t>
      </w:r>
      <w:r w:rsidR="00323C3C" w:rsidRPr="007F7917">
        <w:rPr>
          <w:rFonts w:eastAsia="宋体"/>
        </w:rPr>
        <w:t>. IEEE Transactions on Aerospace and Electronic Systems</w:t>
      </w:r>
      <w:r w:rsidR="00323C3C" w:rsidRPr="0032553A">
        <w:rPr>
          <w:rFonts w:eastAsia="宋体"/>
        </w:rPr>
        <w:t xml:space="preserve">, </w:t>
      </w:r>
      <w:r w:rsidR="00323C3C" w:rsidRPr="007F7917">
        <w:rPr>
          <w:rFonts w:eastAsia="宋体"/>
        </w:rPr>
        <w:t>2015</w:t>
      </w:r>
      <w:r w:rsidR="00323C3C">
        <w:rPr>
          <w:rFonts w:eastAsia="宋体"/>
        </w:rPr>
        <w:t xml:space="preserve">, </w:t>
      </w:r>
      <w:r w:rsidR="00323C3C" w:rsidRPr="007F7917">
        <w:rPr>
          <w:rFonts w:eastAsia="宋体"/>
        </w:rPr>
        <w:t>51</w:t>
      </w:r>
      <w:r w:rsidR="00323C3C">
        <w:rPr>
          <w:rFonts w:eastAsia="宋体"/>
        </w:rPr>
        <w:t>(4):</w:t>
      </w:r>
      <w:r w:rsidR="00323C3C" w:rsidRPr="007F7917">
        <w:rPr>
          <w:rFonts w:eastAsia="宋体"/>
        </w:rPr>
        <w:t>3254-3269.</w:t>
      </w:r>
    </w:p>
    <w:p w:rsidR="00DF39B1" w:rsidRPr="007F7917" w:rsidRDefault="00DF39B1" w:rsidP="001861C6">
      <w:pPr>
        <w:pStyle w:val="EndNoteBibliography"/>
        <w:spacing w:line="240" w:lineRule="auto"/>
        <w:ind w:firstLine="0"/>
        <w:jc w:val="both"/>
        <w:rPr>
          <w:rFonts w:eastAsia="宋体"/>
        </w:rPr>
      </w:pPr>
      <w:r>
        <w:rPr>
          <w:rFonts w:eastAsia="宋体" w:hint="eastAsia"/>
        </w:rPr>
        <w:t>[11]</w:t>
      </w:r>
      <w:r>
        <w:rPr>
          <w:rFonts w:eastAsia="宋体"/>
        </w:rPr>
        <w:t xml:space="preserve"> </w:t>
      </w:r>
      <w:r w:rsidR="00323C3C" w:rsidRPr="007F7917">
        <w:rPr>
          <w:rFonts w:eastAsia="宋体"/>
        </w:rPr>
        <w:t>TANG W</w:t>
      </w:r>
      <w:r w:rsidR="00323C3C">
        <w:rPr>
          <w:rFonts w:eastAsia="宋体"/>
        </w:rPr>
        <w:t>eiming</w:t>
      </w:r>
      <w:r w:rsidR="00323C3C" w:rsidRPr="007F7917">
        <w:rPr>
          <w:rFonts w:eastAsia="宋体"/>
        </w:rPr>
        <w:t xml:space="preserve">, </w:t>
      </w:r>
      <w:r w:rsidR="00323C3C" w:rsidRPr="00EF5024">
        <w:rPr>
          <w:rFonts w:eastAsia="宋体"/>
        </w:rPr>
        <w:t>D</w:t>
      </w:r>
      <w:r w:rsidR="00323C3C">
        <w:rPr>
          <w:rFonts w:eastAsia="宋体"/>
        </w:rPr>
        <w:t>ENG</w:t>
      </w:r>
      <w:r w:rsidR="00323C3C" w:rsidRPr="00EF5024">
        <w:rPr>
          <w:rFonts w:eastAsia="宋体"/>
        </w:rPr>
        <w:t xml:space="preserve"> Che</w:t>
      </w:r>
      <w:r w:rsidR="00084510">
        <w:rPr>
          <w:rFonts w:eastAsia="宋体" w:hint="eastAsia"/>
        </w:rPr>
        <w:t>n</w:t>
      </w:r>
      <w:r w:rsidR="00084510">
        <w:rPr>
          <w:rFonts w:eastAsia="宋体"/>
        </w:rPr>
        <w:t>l</w:t>
      </w:r>
      <w:r w:rsidR="00323C3C" w:rsidRPr="00EF5024">
        <w:rPr>
          <w:rFonts w:eastAsia="宋体"/>
        </w:rPr>
        <w:t>ong</w:t>
      </w:r>
      <w:r w:rsidR="00323C3C" w:rsidRPr="007F7917">
        <w:rPr>
          <w:rFonts w:eastAsia="宋体"/>
        </w:rPr>
        <w:t xml:space="preserve">, </w:t>
      </w:r>
      <w:r w:rsidR="00323C3C">
        <w:rPr>
          <w:rFonts w:eastAsia="宋体"/>
        </w:rPr>
        <w:t xml:space="preserve">SHI </w:t>
      </w:r>
      <w:r w:rsidR="00323C3C" w:rsidRPr="00EF5024">
        <w:rPr>
          <w:rFonts w:eastAsia="宋体"/>
        </w:rPr>
        <w:t>Chuang</w:t>
      </w:r>
      <w:r w:rsidR="00323C3C" w:rsidRPr="007F7917">
        <w:rPr>
          <w:rFonts w:eastAsia="宋体"/>
        </w:rPr>
        <w:t xml:space="preserve">, </w:t>
      </w:r>
      <w:r w:rsidR="00323C3C">
        <w:rPr>
          <w:rFonts w:eastAsia="宋体"/>
        </w:rPr>
        <w:t>LIU Jingnan</w:t>
      </w:r>
      <w:r w:rsidR="00323C3C" w:rsidRPr="007F7917">
        <w:rPr>
          <w:rFonts w:eastAsia="宋体"/>
        </w:rPr>
        <w:t xml:space="preserve">. Triple-Frequency Carrier Ambiguity Resolution For </w:t>
      </w:r>
      <w:r w:rsidR="00E77E7E">
        <w:rPr>
          <w:rFonts w:eastAsia="宋体"/>
        </w:rPr>
        <w:t>BeiDou</w:t>
      </w:r>
      <w:r w:rsidR="00323C3C" w:rsidRPr="007F7917">
        <w:rPr>
          <w:rFonts w:eastAsia="宋体"/>
        </w:rPr>
        <w:t xml:space="preserve"> Navigation Satellite System</w:t>
      </w:r>
      <w:r w:rsidR="00323C3C">
        <w:rPr>
          <w:rFonts w:eastAsia="宋体"/>
        </w:rPr>
        <w:t>[J]</w:t>
      </w:r>
      <w:r w:rsidR="00323C3C" w:rsidRPr="007F7917">
        <w:rPr>
          <w:rFonts w:eastAsia="宋体"/>
        </w:rPr>
        <w:t>. GPS solutions</w:t>
      </w:r>
      <w:r w:rsidR="00323C3C">
        <w:rPr>
          <w:rFonts w:eastAsia="宋体"/>
        </w:rPr>
        <w:t xml:space="preserve">, </w:t>
      </w:r>
      <w:r w:rsidR="00323C3C" w:rsidRPr="007F7917">
        <w:rPr>
          <w:rFonts w:eastAsia="宋体"/>
        </w:rPr>
        <w:t>2014</w:t>
      </w:r>
      <w:r w:rsidR="00323C3C">
        <w:rPr>
          <w:rFonts w:eastAsia="宋体"/>
        </w:rPr>
        <w:t xml:space="preserve">, </w:t>
      </w:r>
      <w:r w:rsidR="00323C3C" w:rsidRPr="007F7917">
        <w:rPr>
          <w:rFonts w:eastAsia="宋体"/>
        </w:rPr>
        <w:t>18</w:t>
      </w:r>
      <w:r w:rsidR="00323C3C">
        <w:rPr>
          <w:rFonts w:eastAsia="宋体"/>
        </w:rPr>
        <w:t>(3):</w:t>
      </w:r>
      <w:r w:rsidR="00323C3C" w:rsidRPr="007F7917">
        <w:rPr>
          <w:rFonts w:eastAsia="宋体"/>
        </w:rPr>
        <w:t>335-344.</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12</w:t>
      </w:r>
      <w:r>
        <w:rPr>
          <w:rFonts w:eastAsia="宋体" w:hint="eastAsia"/>
        </w:rPr>
        <w:t>]</w:t>
      </w:r>
      <w:r>
        <w:rPr>
          <w:rFonts w:eastAsia="宋体"/>
        </w:rPr>
        <w:t xml:space="preserve"> </w:t>
      </w:r>
      <w:r w:rsidR="00EF5024">
        <w:rPr>
          <w:rFonts w:eastAsia="宋体"/>
        </w:rPr>
        <w:t>LIU Libo, WAN Weixing, NING Baiqi,</w:t>
      </w:r>
      <w:r w:rsidR="00EF5024">
        <w:rPr>
          <w:rFonts w:eastAsia="宋体" w:hint="eastAsia"/>
        </w:rPr>
        <w:t xml:space="preserve"> </w:t>
      </w:r>
      <w:r w:rsidR="00EF5024" w:rsidRPr="007F7917">
        <w:rPr>
          <w:rFonts w:eastAsia="宋体"/>
        </w:rPr>
        <w:t>PIROG</w:t>
      </w:r>
      <w:r w:rsidRPr="007F7917">
        <w:rPr>
          <w:rFonts w:eastAsia="宋体"/>
        </w:rPr>
        <w:t xml:space="preserve"> O, </w:t>
      </w:r>
      <w:r w:rsidR="00EF5024" w:rsidRPr="007F7917">
        <w:rPr>
          <w:rFonts w:eastAsia="宋体"/>
        </w:rPr>
        <w:t>KURKIN</w:t>
      </w:r>
      <w:r w:rsidRPr="007F7917">
        <w:rPr>
          <w:rFonts w:eastAsia="宋体"/>
        </w:rPr>
        <w:t xml:space="preserve"> V. Solar </w:t>
      </w:r>
      <w:r w:rsidR="0032553A" w:rsidRPr="007F7917">
        <w:rPr>
          <w:rFonts w:eastAsia="宋体"/>
        </w:rPr>
        <w:t>Activity Variations Of The Ionospheric Peak Electron Density</w:t>
      </w:r>
      <w:r w:rsidR="0032553A">
        <w:rPr>
          <w:rFonts w:eastAsia="宋体"/>
        </w:rPr>
        <w:t>[J]</w:t>
      </w:r>
      <w:r w:rsidRPr="007F7917">
        <w:rPr>
          <w:rFonts w:eastAsia="宋体"/>
        </w:rPr>
        <w:t>. Journal of Geophysical Research: Space Physics</w:t>
      </w:r>
      <w:r w:rsidR="0032553A">
        <w:rPr>
          <w:rFonts w:eastAsia="宋体"/>
        </w:rPr>
        <w:t xml:space="preserve">, </w:t>
      </w:r>
      <w:r w:rsidR="0032553A" w:rsidRPr="007F7917">
        <w:rPr>
          <w:rFonts w:eastAsia="宋体"/>
        </w:rPr>
        <w:t>2006</w:t>
      </w:r>
      <w:r w:rsidR="000C2D02">
        <w:rPr>
          <w:rFonts w:eastAsia="宋体"/>
        </w:rPr>
        <w:t>(A8)</w:t>
      </w:r>
      <w:r w:rsidR="0032553A">
        <w:rPr>
          <w:rFonts w:eastAsia="宋体"/>
        </w:rPr>
        <w:t>:</w:t>
      </w:r>
      <w:r w:rsidRPr="007F7917">
        <w:rPr>
          <w:rFonts w:eastAsia="宋体"/>
        </w:rPr>
        <w:t>111.</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13</w:t>
      </w:r>
      <w:r>
        <w:rPr>
          <w:rFonts w:eastAsia="宋体" w:hint="eastAsia"/>
        </w:rPr>
        <w:t>]</w:t>
      </w:r>
      <w:r>
        <w:rPr>
          <w:rFonts w:eastAsia="宋体"/>
        </w:rPr>
        <w:t xml:space="preserve"> </w:t>
      </w:r>
      <w:r w:rsidR="00535FDB">
        <w:rPr>
          <w:rFonts w:eastAsia="宋体"/>
        </w:rPr>
        <w:t>GENG Jianghui</w:t>
      </w:r>
      <w:r w:rsidRPr="007F7917">
        <w:rPr>
          <w:rFonts w:eastAsia="宋体"/>
        </w:rPr>
        <w:t xml:space="preserve">, </w:t>
      </w:r>
      <w:r w:rsidR="00535FDB" w:rsidRPr="007F7917">
        <w:rPr>
          <w:rFonts w:eastAsia="宋体"/>
        </w:rPr>
        <w:t>BOCK</w:t>
      </w:r>
      <w:r w:rsidRPr="007F7917">
        <w:rPr>
          <w:rFonts w:eastAsia="宋体"/>
        </w:rPr>
        <w:t xml:space="preserve"> Y. Triple</w:t>
      </w:r>
      <w:r w:rsidR="00541D04" w:rsidRPr="007F7917">
        <w:rPr>
          <w:rFonts w:eastAsia="宋体"/>
        </w:rPr>
        <w:t xml:space="preserve">-Frequency </w:t>
      </w:r>
      <w:r w:rsidRPr="007F7917">
        <w:rPr>
          <w:rFonts w:eastAsia="宋体"/>
        </w:rPr>
        <w:t xml:space="preserve">GPS </w:t>
      </w:r>
      <w:r w:rsidR="00541D04" w:rsidRPr="007F7917">
        <w:rPr>
          <w:rFonts w:eastAsia="宋体"/>
        </w:rPr>
        <w:t>Precise Point Positioning With Rapid Ambiguity Resolution</w:t>
      </w:r>
      <w:r w:rsidR="00541D04">
        <w:rPr>
          <w:rFonts w:eastAsia="宋体"/>
        </w:rPr>
        <w:t>[J]</w:t>
      </w:r>
      <w:r w:rsidRPr="007F7917">
        <w:rPr>
          <w:rFonts w:eastAsia="宋体"/>
        </w:rPr>
        <w:t>. Journal of Geodesy</w:t>
      </w:r>
      <w:r w:rsidRPr="00541D04">
        <w:rPr>
          <w:rFonts w:eastAsia="宋体"/>
        </w:rPr>
        <w:t xml:space="preserve">, </w:t>
      </w:r>
      <w:r w:rsidR="00541D04" w:rsidRPr="007F7917">
        <w:rPr>
          <w:rFonts w:eastAsia="宋体"/>
        </w:rPr>
        <w:t>2013</w:t>
      </w:r>
      <w:r w:rsidR="00541D04">
        <w:rPr>
          <w:rFonts w:eastAsia="宋体"/>
        </w:rPr>
        <w:t>,</w:t>
      </w:r>
      <w:r w:rsidR="000C2D02">
        <w:rPr>
          <w:rFonts w:eastAsia="宋体"/>
        </w:rPr>
        <w:t xml:space="preserve"> </w:t>
      </w:r>
      <w:r w:rsidRPr="00541D04">
        <w:rPr>
          <w:rFonts w:eastAsia="宋体"/>
        </w:rPr>
        <w:t>8</w:t>
      </w:r>
      <w:r w:rsidRPr="007F7917">
        <w:rPr>
          <w:rFonts w:eastAsia="宋体"/>
        </w:rPr>
        <w:t>7</w:t>
      </w:r>
      <w:r w:rsidR="000C2D02">
        <w:rPr>
          <w:rFonts w:eastAsia="宋体"/>
        </w:rPr>
        <w:t>(5)</w:t>
      </w:r>
      <w:r w:rsidR="00541D04">
        <w:rPr>
          <w:rFonts w:eastAsia="宋体"/>
        </w:rPr>
        <w:t>:</w:t>
      </w:r>
      <w:r w:rsidRPr="007F7917">
        <w:rPr>
          <w:rFonts w:eastAsia="宋体"/>
        </w:rPr>
        <w:t xml:space="preserve"> 449-460.</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14</w:t>
      </w:r>
      <w:r>
        <w:rPr>
          <w:rFonts w:eastAsia="宋体" w:hint="eastAsia"/>
        </w:rPr>
        <w:t>]</w:t>
      </w:r>
      <w:r>
        <w:rPr>
          <w:rFonts w:eastAsia="宋体"/>
        </w:rPr>
        <w:t xml:space="preserve"> </w:t>
      </w:r>
      <w:r w:rsidR="00535FDB">
        <w:rPr>
          <w:rFonts w:eastAsia="宋体"/>
        </w:rPr>
        <w:t>LI Bofeng, LI Zhen, ZHANG Zhiteng, TAN Yu’an.</w:t>
      </w:r>
      <w:r w:rsidRPr="007F7917">
        <w:rPr>
          <w:rFonts w:eastAsia="宋体"/>
        </w:rPr>
        <w:t xml:space="preserve"> ERTK</w:t>
      </w:r>
      <w:r w:rsidR="00541D04" w:rsidRPr="007F7917">
        <w:rPr>
          <w:rFonts w:eastAsia="宋体"/>
        </w:rPr>
        <w:t xml:space="preserve">: Extra-Wide-Lane </w:t>
      </w:r>
      <w:r w:rsidRPr="007F7917">
        <w:rPr>
          <w:rFonts w:eastAsia="宋体"/>
        </w:rPr>
        <w:t xml:space="preserve">RTK </w:t>
      </w:r>
      <w:r w:rsidR="00541D04" w:rsidRPr="007F7917">
        <w:rPr>
          <w:rFonts w:eastAsia="宋体"/>
        </w:rPr>
        <w:t xml:space="preserve">Of Triple-Frequency </w:t>
      </w:r>
      <w:r w:rsidRPr="007F7917">
        <w:rPr>
          <w:rFonts w:eastAsia="宋体"/>
        </w:rPr>
        <w:t xml:space="preserve">GNSS </w:t>
      </w:r>
      <w:r w:rsidR="00541D04" w:rsidRPr="007F7917">
        <w:rPr>
          <w:rFonts w:eastAsia="宋体"/>
        </w:rPr>
        <w:t>Signals</w:t>
      </w:r>
      <w:r w:rsidR="00541D04">
        <w:rPr>
          <w:rFonts w:eastAsia="宋体"/>
        </w:rPr>
        <w:t>[J]</w:t>
      </w:r>
      <w:r w:rsidRPr="007F7917">
        <w:rPr>
          <w:rFonts w:eastAsia="宋体"/>
        </w:rPr>
        <w:t xml:space="preserve">. Journal of Geodesy, </w:t>
      </w:r>
      <w:r w:rsidR="00541D04" w:rsidRPr="007F7917">
        <w:rPr>
          <w:rFonts w:eastAsia="宋体"/>
        </w:rPr>
        <w:t>2</w:t>
      </w:r>
      <w:r w:rsidR="00541D04">
        <w:rPr>
          <w:rFonts w:eastAsia="宋体"/>
        </w:rPr>
        <w:t>017:</w:t>
      </w:r>
      <w:r w:rsidRPr="007F7917">
        <w:rPr>
          <w:rFonts w:eastAsia="宋体"/>
        </w:rPr>
        <w:t>1-17.</w:t>
      </w:r>
    </w:p>
    <w:p w:rsidR="00DF39B1" w:rsidRDefault="00DF39B1" w:rsidP="001861C6">
      <w:pPr>
        <w:pStyle w:val="EndNoteBibliography"/>
        <w:spacing w:line="240" w:lineRule="auto"/>
        <w:ind w:firstLine="0"/>
        <w:jc w:val="both"/>
        <w:rPr>
          <w:rFonts w:eastAsia="宋体"/>
        </w:rPr>
      </w:pPr>
      <w:r>
        <w:rPr>
          <w:rFonts w:eastAsia="宋体" w:hint="eastAsia"/>
        </w:rPr>
        <w:t>[</w:t>
      </w:r>
      <w:r>
        <w:rPr>
          <w:rFonts w:eastAsia="宋体"/>
        </w:rPr>
        <w:t>15</w:t>
      </w:r>
      <w:r>
        <w:rPr>
          <w:rFonts w:eastAsia="宋体" w:hint="eastAsia"/>
        </w:rPr>
        <w:t>]</w:t>
      </w:r>
      <w:r w:rsidRPr="003362F2">
        <w:rPr>
          <w:rFonts w:eastAsia="宋体"/>
        </w:rPr>
        <w:t xml:space="preserve"> </w:t>
      </w:r>
      <w:r w:rsidR="00535FDB">
        <w:rPr>
          <w:rFonts w:eastAsia="宋体"/>
        </w:rPr>
        <w:t xml:space="preserve">SHEN Yunzhong, Xu Guochang. </w:t>
      </w:r>
      <w:r w:rsidRPr="007F7917">
        <w:rPr>
          <w:rFonts w:eastAsia="宋体"/>
        </w:rPr>
        <w:t xml:space="preserve">Simplified </w:t>
      </w:r>
      <w:r w:rsidR="00541D04" w:rsidRPr="007F7917">
        <w:rPr>
          <w:rFonts w:eastAsia="宋体"/>
        </w:rPr>
        <w:t xml:space="preserve">Equivalent Representation Of </w:t>
      </w:r>
      <w:r w:rsidRPr="007F7917">
        <w:rPr>
          <w:rFonts w:eastAsia="宋体"/>
        </w:rPr>
        <w:t xml:space="preserve">GPS </w:t>
      </w:r>
      <w:r w:rsidR="00541D04" w:rsidRPr="007F7917">
        <w:rPr>
          <w:rFonts w:eastAsia="宋体"/>
        </w:rPr>
        <w:t>Observation Equations</w:t>
      </w:r>
      <w:r w:rsidR="00541D04">
        <w:rPr>
          <w:rFonts w:eastAsia="宋体"/>
        </w:rPr>
        <w:t>[J]</w:t>
      </w:r>
      <w:r w:rsidRPr="007F7917">
        <w:rPr>
          <w:rFonts w:eastAsia="宋体"/>
        </w:rPr>
        <w:t>. GPS solutions</w:t>
      </w:r>
      <w:r w:rsidRPr="00541D04">
        <w:rPr>
          <w:rFonts w:eastAsia="宋体"/>
        </w:rPr>
        <w:t>,</w:t>
      </w:r>
      <w:r w:rsidR="00541D04" w:rsidRPr="00541D04">
        <w:rPr>
          <w:rFonts w:eastAsia="宋体"/>
        </w:rPr>
        <w:t xml:space="preserve"> </w:t>
      </w:r>
      <w:r w:rsidR="00541D04" w:rsidRPr="007F7917">
        <w:rPr>
          <w:rFonts w:eastAsia="宋体"/>
        </w:rPr>
        <w:t>2008</w:t>
      </w:r>
      <w:r w:rsidR="00541D04">
        <w:rPr>
          <w:rFonts w:eastAsia="宋体"/>
        </w:rPr>
        <w:t>,</w:t>
      </w:r>
      <w:r w:rsidRPr="007F7917">
        <w:rPr>
          <w:rFonts w:eastAsia="宋体"/>
          <w:i/>
        </w:rPr>
        <w:t xml:space="preserve"> </w:t>
      </w:r>
      <w:r w:rsidRPr="007F7917">
        <w:rPr>
          <w:rFonts w:eastAsia="宋体"/>
        </w:rPr>
        <w:t>12</w:t>
      </w:r>
      <w:r w:rsidR="000C2D02">
        <w:rPr>
          <w:rFonts w:eastAsia="宋体"/>
        </w:rPr>
        <w:t>(2)</w:t>
      </w:r>
      <w:r w:rsidR="00541D04">
        <w:rPr>
          <w:rFonts w:eastAsia="宋体"/>
        </w:rPr>
        <w:t>:</w:t>
      </w:r>
      <w:r w:rsidRPr="007F7917">
        <w:rPr>
          <w:rFonts w:eastAsia="宋体"/>
        </w:rPr>
        <w:t>99-108.</w:t>
      </w:r>
    </w:p>
    <w:p w:rsidR="0005120B" w:rsidRPr="007F7917" w:rsidRDefault="0005120B" w:rsidP="001861C6">
      <w:pPr>
        <w:pStyle w:val="EndNoteBibliography"/>
        <w:spacing w:line="240" w:lineRule="auto"/>
        <w:ind w:firstLine="0"/>
        <w:jc w:val="both"/>
        <w:rPr>
          <w:rFonts w:eastAsia="宋体"/>
        </w:rPr>
      </w:pPr>
      <w:r>
        <w:rPr>
          <w:rFonts w:eastAsia="宋体"/>
        </w:rPr>
        <w:t>[16]</w:t>
      </w:r>
      <w:r w:rsidR="00B41C5A">
        <w:rPr>
          <w:rFonts w:eastAsia="宋体" w:hint="eastAsia"/>
        </w:rPr>
        <w:t xml:space="preserve">LI bofeng, </w:t>
      </w:r>
      <w:r w:rsidR="00B41C5A">
        <w:rPr>
          <w:rFonts w:eastAsia="宋体"/>
        </w:rPr>
        <w:t>GE Haibo, SHEN Yunzhong. Comparison of Ionosphere-free, Uo</w:t>
      </w:r>
      <w:r w:rsidR="00B41C5A">
        <w:rPr>
          <w:rFonts w:eastAsia="宋体" w:hint="eastAsia"/>
        </w:rPr>
        <w:t>fc</w:t>
      </w:r>
      <w:r w:rsidR="00B41C5A">
        <w:rPr>
          <w:rFonts w:eastAsia="宋体"/>
        </w:rPr>
        <w:t xml:space="preserve"> and Uncombined PPP Observation Models[J]. Acta Geo</w:t>
      </w:r>
      <w:r w:rsidR="00AC5D63">
        <w:rPr>
          <w:rFonts w:eastAsia="宋体"/>
        </w:rPr>
        <w:t>daetica et Cartographica Sinica,</w:t>
      </w:r>
      <w:r w:rsidR="00AC5D63" w:rsidRPr="00AC5D63">
        <w:rPr>
          <w:rFonts w:eastAsia="宋体"/>
        </w:rPr>
        <w:t xml:space="preserve"> </w:t>
      </w:r>
      <w:r w:rsidR="00AC5D63">
        <w:rPr>
          <w:rFonts w:eastAsia="宋体"/>
        </w:rPr>
        <w:t xml:space="preserve">2015, 44(7):734-740. </w:t>
      </w:r>
      <w:r w:rsidR="00B41C5A">
        <w:rPr>
          <w:rFonts w:eastAsia="宋体"/>
        </w:rPr>
        <w:t>(</w:t>
      </w:r>
      <w:r w:rsidRPr="0005120B">
        <w:rPr>
          <w:rFonts w:eastAsia="宋体" w:hint="eastAsia"/>
        </w:rPr>
        <w:t>李博峰</w:t>
      </w:r>
      <w:r w:rsidRPr="0005120B">
        <w:rPr>
          <w:rFonts w:eastAsia="宋体" w:hint="eastAsia"/>
        </w:rPr>
        <w:t>,</w:t>
      </w:r>
      <w:r>
        <w:rPr>
          <w:rFonts w:eastAsia="宋体"/>
        </w:rPr>
        <w:t xml:space="preserve"> </w:t>
      </w:r>
      <w:r w:rsidRPr="0005120B">
        <w:rPr>
          <w:rFonts w:eastAsia="宋体" w:hint="eastAsia"/>
        </w:rPr>
        <w:t>葛海波</w:t>
      </w:r>
      <w:r w:rsidRPr="0005120B">
        <w:rPr>
          <w:rFonts w:eastAsia="宋体" w:hint="eastAsia"/>
        </w:rPr>
        <w:t>,</w:t>
      </w:r>
      <w:r>
        <w:rPr>
          <w:rFonts w:eastAsia="宋体"/>
        </w:rPr>
        <w:t xml:space="preserve"> </w:t>
      </w:r>
      <w:r w:rsidRPr="0005120B">
        <w:rPr>
          <w:rFonts w:eastAsia="宋体" w:hint="eastAsia"/>
        </w:rPr>
        <w:t>沈云中</w:t>
      </w:r>
      <w:r>
        <w:rPr>
          <w:rFonts w:eastAsia="宋体" w:hint="eastAsia"/>
        </w:rPr>
        <w:t>.</w:t>
      </w:r>
      <w:r w:rsidRPr="0005120B">
        <w:rPr>
          <w:rFonts w:hint="eastAsia"/>
        </w:rPr>
        <w:t xml:space="preserve"> </w:t>
      </w:r>
      <w:r w:rsidR="003809AB">
        <w:rPr>
          <w:rFonts w:eastAsia="宋体" w:hint="eastAsia"/>
        </w:rPr>
        <w:t>无电离层组合，</w:t>
      </w:r>
      <w:r w:rsidRPr="0005120B">
        <w:rPr>
          <w:rFonts w:eastAsia="宋体" w:hint="eastAsia"/>
        </w:rPr>
        <w:t>Uofc</w:t>
      </w:r>
      <w:r w:rsidRPr="0005120B">
        <w:rPr>
          <w:rFonts w:eastAsia="宋体" w:hint="eastAsia"/>
        </w:rPr>
        <w:t>和非组合精密单点定位观测模型比较</w:t>
      </w:r>
      <w:r>
        <w:rPr>
          <w:rFonts w:eastAsia="宋体" w:hint="eastAsia"/>
        </w:rPr>
        <w:t>[</w:t>
      </w:r>
      <w:r>
        <w:rPr>
          <w:rFonts w:eastAsia="宋体"/>
        </w:rPr>
        <w:t>J</w:t>
      </w:r>
      <w:r>
        <w:rPr>
          <w:rFonts w:eastAsia="宋体" w:hint="eastAsia"/>
        </w:rPr>
        <w:t>].</w:t>
      </w:r>
      <w:r>
        <w:rPr>
          <w:rFonts w:eastAsia="宋体" w:hint="eastAsia"/>
        </w:rPr>
        <w:t>测绘学报</w:t>
      </w:r>
      <w:r>
        <w:rPr>
          <w:rFonts w:eastAsia="宋体" w:hint="eastAsia"/>
        </w:rPr>
        <w:t>,</w:t>
      </w:r>
      <w:r>
        <w:rPr>
          <w:rFonts w:eastAsia="宋体"/>
        </w:rPr>
        <w:t xml:space="preserve"> 2015, 44(7):734-740.</w:t>
      </w:r>
      <w:r w:rsidR="00B41C5A">
        <w:rPr>
          <w:rFonts w:eastAsia="宋体"/>
        </w:rPr>
        <w:t>)</w:t>
      </w:r>
      <w:r>
        <w:rPr>
          <w:rFonts w:eastAsia="宋体" w:hint="eastAsia"/>
        </w:rPr>
        <w:t xml:space="preserve"> </w:t>
      </w:r>
    </w:p>
    <w:p w:rsidR="00DF39B1" w:rsidRDefault="00DF39B1" w:rsidP="001861C6">
      <w:pPr>
        <w:pStyle w:val="EndNoteBibliography"/>
        <w:spacing w:line="240" w:lineRule="auto"/>
        <w:ind w:firstLine="0"/>
        <w:jc w:val="both"/>
        <w:rPr>
          <w:rFonts w:eastAsia="宋体"/>
        </w:rPr>
      </w:pPr>
      <w:r>
        <w:rPr>
          <w:rFonts w:eastAsia="宋体" w:hint="eastAsia"/>
        </w:rPr>
        <w:t>[</w:t>
      </w:r>
      <w:r>
        <w:rPr>
          <w:rFonts w:eastAsia="宋体"/>
        </w:rPr>
        <w:t>1</w:t>
      </w:r>
      <w:r w:rsidR="00DC08F4">
        <w:rPr>
          <w:rFonts w:eastAsia="宋体"/>
        </w:rPr>
        <w:t>7</w:t>
      </w:r>
      <w:r>
        <w:rPr>
          <w:rFonts w:eastAsia="宋体" w:hint="eastAsia"/>
        </w:rPr>
        <w:t>]</w:t>
      </w:r>
      <w:r w:rsidR="00541D04">
        <w:rPr>
          <w:rFonts w:eastAsia="宋体"/>
        </w:rPr>
        <w:t xml:space="preserve"> </w:t>
      </w:r>
      <w:r w:rsidR="00770C49">
        <w:rPr>
          <w:rFonts w:eastAsia="宋体"/>
        </w:rPr>
        <w:t xml:space="preserve">WU Yongkang. </w:t>
      </w:r>
      <w:r w:rsidR="00770C49" w:rsidRPr="003362F2">
        <w:rPr>
          <w:rFonts w:eastAsia="宋体"/>
        </w:rPr>
        <w:t>The General Solutions and Its Structure of Matrix Equation</w:t>
      </w:r>
      <w:r w:rsidR="00770C49">
        <w:rPr>
          <w:rFonts w:eastAsia="宋体"/>
        </w:rPr>
        <w:t>[J]</w:t>
      </w:r>
      <w:r w:rsidR="00770C49" w:rsidRPr="003362F2">
        <w:rPr>
          <w:rFonts w:eastAsia="宋体"/>
        </w:rPr>
        <w:t>. Journal of mathematics for technology, 2002</w:t>
      </w:r>
      <w:r w:rsidR="00770C49">
        <w:rPr>
          <w:rFonts w:eastAsia="宋体"/>
        </w:rPr>
        <w:t xml:space="preserve">, </w:t>
      </w:r>
      <w:r w:rsidR="00770C49" w:rsidRPr="003362F2">
        <w:rPr>
          <w:rFonts w:eastAsia="宋体"/>
        </w:rPr>
        <w:t>18(1):102:104</w:t>
      </w:r>
      <w:r w:rsidR="00AA0061">
        <w:rPr>
          <w:rFonts w:eastAsia="宋体"/>
        </w:rPr>
        <w:t xml:space="preserve"> (</w:t>
      </w:r>
      <w:r w:rsidR="00770C49" w:rsidRPr="00AA0061">
        <w:rPr>
          <w:rFonts w:eastAsia="宋体" w:hint="eastAsia"/>
        </w:rPr>
        <w:t>吴永康</w:t>
      </w:r>
      <w:r w:rsidR="00770C49">
        <w:rPr>
          <w:rFonts w:eastAsia="宋体" w:hint="eastAsia"/>
        </w:rPr>
        <w:t>.</w:t>
      </w:r>
      <w:r w:rsidR="00770C49" w:rsidRPr="00AA0061">
        <w:rPr>
          <w:rFonts w:hint="eastAsia"/>
        </w:rPr>
        <w:t xml:space="preserve"> </w:t>
      </w:r>
      <w:r w:rsidR="00770C49" w:rsidRPr="00AA0061">
        <w:rPr>
          <w:rFonts w:eastAsia="宋体" w:hint="eastAsia"/>
        </w:rPr>
        <w:t>矩阵方程的通解及其结构</w:t>
      </w:r>
      <w:r w:rsidR="00770C49">
        <w:rPr>
          <w:rFonts w:eastAsia="宋体" w:hint="eastAsia"/>
        </w:rPr>
        <w:t>[</w:t>
      </w:r>
      <w:r w:rsidR="00770C49">
        <w:rPr>
          <w:rFonts w:eastAsia="宋体"/>
        </w:rPr>
        <w:t>J</w:t>
      </w:r>
      <w:r w:rsidR="00770C49">
        <w:rPr>
          <w:rFonts w:eastAsia="宋体" w:hint="eastAsia"/>
        </w:rPr>
        <w:t>]</w:t>
      </w:r>
      <w:r w:rsidR="00770C49">
        <w:rPr>
          <w:rFonts w:eastAsia="宋体"/>
        </w:rPr>
        <w:t>.</w:t>
      </w:r>
      <w:r w:rsidR="00770C49">
        <w:rPr>
          <w:rFonts w:eastAsia="宋体" w:hint="eastAsia"/>
        </w:rPr>
        <w:t>工科数学</w:t>
      </w:r>
      <w:r w:rsidR="00770C49">
        <w:rPr>
          <w:rFonts w:eastAsia="宋体" w:hint="eastAsia"/>
        </w:rPr>
        <w:t>, 2002,</w:t>
      </w:r>
      <w:r w:rsidR="00770C49" w:rsidRPr="00AA0061">
        <w:rPr>
          <w:rFonts w:eastAsia="宋体"/>
        </w:rPr>
        <w:t xml:space="preserve"> </w:t>
      </w:r>
      <w:r w:rsidR="00770C49" w:rsidRPr="003362F2">
        <w:rPr>
          <w:rFonts w:eastAsia="宋体"/>
        </w:rPr>
        <w:t>18(1):102:104</w:t>
      </w:r>
      <w:r w:rsidR="00770C49">
        <w:rPr>
          <w:rFonts w:eastAsia="宋体"/>
        </w:rPr>
        <w:t>.</w:t>
      </w:r>
      <w:r w:rsidR="00AA0061">
        <w:rPr>
          <w:rFonts w:eastAsia="宋体"/>
        </w:rPr>
        <w:t>)</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1</w:t>
      </w:r>
      <w:r w:rsidR="00DC08F4">
        <w:rPr>
          <w:rFonts w:eastAsia="宋体"/>
        </w:rPr>
        <w:t>8</w:t>
      </w:r>
      <w:r>
        <w:rPr>
          <w:rFonts w:eastAsia="宋体" w:hint="eastAsia"/>
        </w:rPr>
        <w:t>]</w:t>
      </w:r>
      <w:r w:rsidRPr="003362F2">
        <w:rPr>
          <w:rFonts w:eastAsia="宋体"/>
        </w:rPr>
        <w:t xml:space="preserve"> </w:t>
      </w:r>
      <w:r w:rsidR="007729FE" w:rsidRPr="007F7917">
        <w:rPr>
          <w:rFonts w:eastAsia="宋体"/>
        </w:rPr>
        <w:t>TEUNISSEN</w:t>
      </w:r>
      <w:r w:rsidRPr="007F7917">
        <w:rPr>
          <w:rFonts w:eastAsia="宋体"/>
        </w:rPr>
        <w:t xml:space="preserve"> P J. Success </w:t>
      </w:r>
      <w:r w:rsidR="00541D04" w:rsidRPr="007F7917">
        <w:rPr>
          <w:rFonts w:eastAsia="宋体"/>
        </w:rPr>
        <w:t xml:space="preserve">Probability Of Integer </w:t>
      </w:r>
      <w:r w:rsidRPr="007F7917">
        <w:rPr>
          <w:rFonts w:eastAsia="宋体"/>
        </w:rPr>
        <w:t xml:space="preserve">GPS </w:t>
      </w:r>
      <w:r w:rsidR="00541D04" w:rsidRPr="007F7917">
        <w:rPr>
          <w:rFonts w:eastAsia="宋体"/>
        </w:rPr>
        <w:t>Ambiguity Rounding And Bootstrapping</w:t>
      </w:r>
      <w:r w:rsidR="00541D04">
        <w:rPr>
          <w:rFonts w:eastAsia="宋体"/>
        </w:rPr>
        <w:t>[J]</w:t>
      </w:r>
      <w:r w:rsidRPr="007F7917">
        <w:rPr>
          <w:rFonts w:eastAsia="宋体"/>
        </w:rPr>
        <w:t>. Journal of Geodesy</w:t>
      </w:r>
      <w:r w:rsidRPr="00541D04">
        <w:rPr>
          <w:rFonts w:eastAsia="宋体"/>
        </w:rPr>
        <w:t xml:space="preserve">, </w:t>
      </w:r>
      <w:r w:rsidR="00541D04" w:rsidRPr="007F7917">
        <w:rPr>
          <w:rFonts w:eastAsia="宋体"/>
        </w:rPr>
        <w:t>1998</w:t>
      </w:r>
      <w:r w:rsidR="00541D04">
        <w:rPr>
          <w:rFonts w:eastAsia="宋体"/>
        </w:rPr>
        <w:t xml:space="preserve">, </w:t>
      </w:r>
      <w:r w:rsidRPr="007F7917">
        <w:rPr>
          <w:rFonts w:eastAsia="宋体"/>
        </w:rPr>
        <w:t>72</w:t>
      </w:r>
      <w:r w:rsidR="000C2D02">
        <w:rPr>
          <w:rFonts w:eastAsia="宋体"/>
        </w:rPr>
        <w:t>(10)</w:t>
      </w:r>
      <w:r w:rsidR="00541D04">
        <w:rPr>
          <w:rFonts w:eastAsia="宋体"/>
        </w:rPr>
        <w:t xml:space="preserve">: </w:t>
      </w:r>
      <w:r w:rsidRPr="007F7917">
        <w:rPr>
          <w:rFonts w:eastAsia="宋体"/>
        </w:rPr>
        <w:t>606-612.</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1</w:t>
      </w:r>
      <w:r w:rsidR="00DC08F4">
        <w:rPr>
          <w:rFonts w:eastAsia="宋体"/>
        </w:rPr>
        <w:t>9</w:t>
      </w:r>
      <w:r>
        <w:rPr>
          <w:rFonts w:eastAsia="宋体" w:hint="eastAsia"/>
        </w:rPr>
        <w:t>]</w:t>
      </w:r>
      <w:r>
        <w:rPr>
          <w:rFonts w:eastAsia="宋体"/>
        </w:rPr>
        <w:t xml:space="preserve"> </w:t>
      </w:r>
      <w:r w:rsidR="007729FE" w:rsidRPr="007F7917">
        <w:rPr>
          <w:rFonts w:eastAsia="宋体"/>
        </w:rPr>
        <w:t>SAASTAMOINEN</w:t>
      </w:r>
      <w:r w:rsidRPr="007F7917">
        <w:rPr>
          <w:rFonts w:eastAsia="宋体"/>
        </w:rPr>
        <w:t xml:space="preserve"> J. Contributions </w:t>
      </w:r>
      <w:r w:rsidR="00541D04" w:rsidRPr="007F7917">
        <w:rPr>
          <w:rFonts w:eastAsia="宋体"/>
        </w:rPr>
        <w:t>To The Theory Of Atmospheric Refraction</w:t>
      </w:r>
      <w:r w:rsidR="00541D04">
        <w:rPr>
          <w:rFonts w:eastAsia="宋体"/>
        </w:rPr>
        <w:t>[J]</w:t>
      </w:r>
      <w:r w:rsidRPr="007F7917">
        <w:rPr>
          <w:rFonts w:eastAsia="宋体"/>
        </w:rPr>
        <w:t xml:space="preserve">. Bulletin Géodésique </w:t>
      </w:r>
      <w:r w:rsidR="00541D04" w:rsidRPr="007F7917">
        <w:rPr>
          <w:rFonts w:eastAsia="宋体"/>
        </w:rPr>
        <w:t>1973</w:t>
      </w:r>
      <w:r w:rsidR="00541D04">
        <w:rPr>
          <w:rFonts w:eastAsia="宋体"/>
        </w:rPr>
        <w:t xml:space="preserve">, </w:t>
      </w:r>
      <w:r w:rsidRPr="007F7917">
        <w:rPr>
          <w:rFonts w:eastAsia="宋体"/>
        </w:rPr>
        <w:t>107</w:t>
      </w:r>
      <w:r w:rsidR="000C2D02">
        <w:rPr>
          <w:rFonts w:eastAsia="宋体" w:hint="eastAsia"/>
        </w:rPr>
        <w:t>(</w:t>
      </w:r>
      <w:r w:rsidR="000C2D02">
        <w:rPr>
          <w:rFonts w:eastAsia="宋体"/>
        </w:rPr>
        <w:t>1</w:t>
      </w:r>
      <w:r w:rsidR="000C2D02">
        <w:rPr>
          <w:rFonts w:eastAsia="宋体" w:hint="eastAsia"/>
        </w:rPr>
        <w:t>)</w:t>
      </w:r>
      <w:r w:rsidR="00541D04">
        <w:rPr>
          <w:rFonts w:eastAsia="宋体"/>
        </w:rPr>
        <w:t>:</w:t>
      </w:r>
      <w:r w:rsidRPr="007F7917">
        <w:rPr>
          <w:rFonts w:eastAsia="宋体"/>
        </w:rPr>
        <w:t>13-34.</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sidR="00DC08F4">
        <w:rPr>
          <w:rFonts w:eastAsia="宋体"/>
        </w:rPr>
        <w:t>20</w:t>
      </w:r>
      <w:r>
        <w:rPr>
          <w:rFonts w:eastAsia="宋体" w:hint="eastAsia"/>
        </w:rPr>
        <w:t>]</w:t>
      </w:r>
      <w:r w:rsidRPr="00146AA1">
        <w:rPr>
          <w:rFonts w:eastAsia="宋体"/>
        </w:rPr>
        <w:t xml:space="preserve"> </w:t>
      </w:r>
      <w:r w:rsidR="007729FE" w:rsidRPr="007F7917">
        <w:rPr>
          <w:rFonts w:eastAsia="宋体"/>
        </w:rPr>
        <w:t>WIELGOSZ</w:t>
      </w:r>
      <w:r w:rsidRPr="007F7917">
        <w:rPr>
          <w:rFonts w:eastAsia="宋体"/>
        </w:rPr>
        <w:t xml:space="preserve"> P, </w:t>
      </w:r>
      <w:r w:rsidR="007729FE" w:rsidRPr="007F7917">
        <w:rPr>
          <w:rFonts w:eastAsia="宋体"/>
        </w:rPr>
        <w:t>PAZIEWSKI</w:t>
      </w:r>
      <w:r w:rsidRPr="007F7917">
        <w:rPr>
          <w:rFonts w:eastAsia="宋体"/>
        </w:rPr>
        <w:t xml:space="preserve"> J, </w:t>
      </w:r>
      <w:r w:rsidR="007729FE" w:rsidRPr="007F7917">
        <w:rPr>
          <w:rFonts w:eastAsia="宋体"/>
        </w:rPr>
        <w:t>BARYŁA</w:t>
      </w:r>
      <w:r w:rsidRPr="007F7917">
        <w:rPr>
          <w:rFonts w:eastAsia="宋体"/>
        </w:rPr>
        <w:t xml:space="preserve"> R. On </w:t>
      </w:r>
      <w:r w:rsidR="00135B20" w:rsidRPr="007F7917">
        <w:rPr>
          <w:rFonts w:eastAsia="宋体"/>
        </w:rPr>
        <w:t xml:space="preserve">Constraining Zenith Tropospheric Delays In Processing Of Local </w:t>
      </w:r>
      <w:r w:rsidRPr="007F7917">
        <w:rPr>
          <w:rFonts w:eastAsia="宋体"/>
        </w:rPr>
        <w:t xml:space="preserve">GPS </w:t>
      </w:r>
      <w:r w:rsidR="00135B20" w:rsidRPr="007F7917">
        <w:rPr>
          <w:rFonts w:eastAsia="宋体"/>
        </w:rPr>
        <w:t xml:space="preserve">Networks With </w:t>
      </w:r>
      <w:r w:rsidRPr="007F7917">
        <w:rPr>
          <w:rFonts w:eastAsia="宋体"/>
        </w:rPr>
        <w:t xml:space="preserve">Bernese </w:t>
      </w:r>
      <w:r w:rsidR="00135B20" w:rsidRPr="007F7917">
        <w:rPr>
          <w:rFonts w:eastAsia="宋体"/>
        </w:rPr>
        <w:t>Software</w:t>
      </w:r>
      <w:r w:rsidR="00135B20">
        <w:rPr>
          <w:rFonts w:eastAsia="宋体"/>
        </w:rPr>
        <w:t>[J]</w:t>
      </w:r>
      <w:r w:rsidRPr="007F7917">
        <w:rPr>
          <w:rFonts w:eastAsia="宋体"/>
        </w:rPr>
        <w:t>. Survey Review</w:t>
      </w:r>
      <w:r w:rsidRPr="00135B20">
        <w:rPr>
          <w:rFonts w:eastAsia="宋体"/>
        </w:rPr>
        <w:t>,</w:t>
      </w:r>
      <w:r w:rsidR="00135B20" w:rsidRPr="00135B20">
        <w:rPr>
          <w:rFonts w:eastAsia="宋体"/>
        </w:rPr>
        <w:t xml:space="preserve"> </w:t>
      </w:r>
      <w:r w:rsidR="00135B20" w:rsidRPr="007F7917">
        <w:rPr>
          <w:rFonts w:eastAsia="宋体"/>
        </w:rPr>
        <w:t>2011</w:t>
      </w:r>
      <w:r w:rsidR="00135B20">
        <w:rPr>
          <w:rFonts w:eastAsia="宋体"/>
        </w:rPr>
        <w:t>,</w:t>
      </w:r>
      <w:r w:rsidRPr="007F7917">
        <w:rPr>
          <w:rFonts w:eastAsia="宋体"/>
          <w:i/>
        </w:rPr>
        <w:t xml:space="preserve"> </w:t>
      </w:r>
      <w:r w:rsidRPr="007F7917">
        <w:rPr>
          <w:rFonts w:eastAsia="宋体"/>
        </w:rPr>
        <w:t>43</w:t>
      </w:r>
      <w:r w:rsidR="000C2D02">
        <w:rPr>
          <w:rFonts w:eastAsia="宋体" w:hint="eastAsia"/>
        </w:rPr>
        <w:t>(</w:t>
      </w:r>
      <w:r w:rsidR="000C2D02">
        <w:rPr>
          <w:rFonts w:eastAsia="宋体"/>
        </w:rPr>
        <w:t>323</w:t>
      </w:r>
      <w:r w:rsidR="000C2D02">
        <w:rPr>
          <w:rFonts w:eastAsia="宋体" w:hint="eastAsia"/>
        </w:rPr>
        <w:t>)</w:t>
      </w:r>
      <w:r w:rsidR="00135B20">
        <w:rPr>
          <w:rFonts w:eastAsia="宋体"/>
        </w:rPr>
        <w:t>:</w:t>
      </w:r>
      <w:r w:rsidR="00705A03">
        <w:rPr>
          <w:rFonts w:eastAsia="宋体"/>
        </w:rPr>
        <w:t xml:space="preserve"> </w:t>
      </w:r>
      <w:r w:rsidRPr="007F7917">
        <w:rPr>
          <w:rFonts w:eastAsia="宋体"/>
        </w:rPr>
        <w:t>472-483.</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2</w:t>
      </w:r>
      <w:r w:rsidR="00DC08F4">
        <w:rPr>
          <w:rFonts w:eastAsia="宋体"/>
        </w:rPr>
        <w:t>1</w:t>
      </w:r>
      <w:r>
        <w:rPr>
          <w:rFonts w:eastAsia="宋体" w:hint="eastAsia"/>
        </w:rPr>
        <w:t>]</w:t>
      </w:r>
      <w:r>
        <w:rPr>
          <w:rFonts w:eastAsia="宋体"/>
        </w:rPr>
        <w:t xml:space="preserve"> </w:t>
      </w:r>
      <w:r w:rsidR="0057236E">
        <w:rPr>
          <w:rFonts w:eastAsia="宋体"/>
        </w:rPr>
        <w:t>LI Liang, L</w:t>
      </w:r>
      <w:r w:rsidR="0057236E">
        <w:rPr>
          <w:rFonts w:eastAsia="宋体" w:hint="eastAsia"/>
        </w:rPr>
        <w:t>I</w:t>
      </w:r>
      <w:r w:rsidR="0057236E">
        <w:rPr>
          <w:rFonts w:eastAsia="宋体"/>
        </w:rPr>
        <w:t xml:space="preserve"> </w:t>
      </w:r>
      <w:r w:rsidR="0057236E">
        <w:rPr>
          <w:rFonts w:eastAsia="宋体" w:hint="eastAsia"/>
        </w:rPr>
        <w:t>Z</w:t>
      </w:r>
      <w:r w:rsidR="0057236E">
        <w:rPr>
          <w:rFonts w:eastAsia="宋体"/>
        </w:rPr>
        <w:t xml:space="preserve">ishen, YUAN Hong, WANG Liang, HOU Yanqing. </w:t>
      </w:r>
      <w:r w:rsidRPr="007F7917">
        <w:rPr>
          <w:rFonts w:eastAsia="宋体"/>
        </w:rPr>
        <w:t xml:space="preserve">Integrity </w:t>
      </w:r>
      <w:r w:rsidR="00DC17A5" w:rsidRPr="007F7917">
        <w:rPr>
          <w:rFonts w:eastAsia="宋体"/>
        </w:rPr>
        <w:t xml:space="preserve">Monitoring-Based Ratio Test For </w:t>
      </w:r>
      <w:r w:rsidRPr="007F7917">
        <w:rPr>
          <w:rFonts w:eastAsia="宋体"/>
        </w:rPr>
        <w:t xml:space="preserve">GNSS </w:t>
      </w:r>
      <w:r w:rsidR="00DC17A5" w:rsidRPr="007F7917">
        <w:rPr>
          <w:rFonts w:eastAsia="宋体"/>
        </w:rPr>
        <w:t>Integer Ambiguity Validation</w:t>
      </w:r>
      <w:r w:rsidR="00DC17A5">
        <w:rPr>
          <w:rFonts w:eastAsia="宋体"/>
        </w:rPr>
        <w:t>[J]</w:t>
      </w:r>
      <w:r w:rsidRPr="007F7917">
        <w:rPr>
          <w:rFonts w:eastAsia="宋体"/>
        </w:rPr>
        <w:t>. GPS solutions</w:t>
      </w:r>
      <w:r w:rsidR="00DC17A5">
        <w:rPr>
          <w:rFonts w:eastAsia="宋体"/>
        </w:rPr>
        <w:t xml:space="preserve">, </w:t>
      </w:r>
      <w:r w:rsidR="00DC17A5" w:rsidRPr="007F7917">
        <w:rPr>
          <w:rFonts w:eastAsia="宋体"/>
        </w:rPr>
        <w:t>2016</w:t>
      </w:r>
      <w:r w:rsidR="00DC17A5">
        <w:rPr>
          <w:rFonts w:eastAsia="宋体"/>
        </w:rPr>
        <w:t xml:space="preserve">, </w:t>
      </w:r>
      <w:r w:rsidRPr="007F7917">
        <w:rPr>
          <w:rFonts w:eastAsia="宋体"/>
        </w:rPr>
        <w:t>20</w:t>
      </w:r>
      <w:r w:rsidR="000C2D02">
        <w:rPr>
          <w:rFonts w:eastAsia="宋体" w:hint="eastAsia"/>
        </w:rPr>
        <w:t>(</w:t>
      </w:r>
      <w:r w:rsidR="000C2D02">
        <w:rPr>
          <w:rFonts w:eastAsia="宋体"/>
        </w:rPr>
        <w:t>3</w:t>
      </w:r>
      <w:r w:rsidR="000C2D02">
        <w:rPr>
          <w:rFonts w:eastAsia="宋体" w:hint="eastAsia"/>
        </w:rPr>
        <w:t>)</w:t>
      </w:r>
      <w:r w:rsidR="00DC17A5">
        <w:rPr>
          <w:rFonts w:eastAsia="宋体"/>
        </w:rPr>
        <w:t>:</w:t>
      </w:r>
      <w:r w:rsidRPr="007F7917">
        <w:rPr>
          <w:rFonts w:eastAsia="宋体"/>
        </w:rPr>
        <w:t>573-585.</w:t>
      </w:r>
    </w:p>
    <w:p w:rsidR="00DF39B1" w:rsidRPr="007F7917" w:rsidRDefault="00DF39B1" w:rsidP="001861C6">
      <w:pPr>
        <w:pStyle w:val="EndNoteBibliography"/>
        <w:spacing w:line="240" w:lineRule="auto"/>
        <w:ind w:firstLine="0"/>
        <w:jc w:val="both"/>
        <w:rPr>
          <w:rFonts w:eastAsia="宋体"/>
        </w:rPr>
      </w:pPr>
      <w:r>
        <w:rPr>
          <w:rFonts w:eastAsia="宋体" w:hint="eastAsia"/>
        </w:rPr>
        <w:t>[</w:t>
      </w:r>
      <w:r>
        <w:rPr>
          <w:rFonts w:eastAsia="宋体"/>
        </w:rPr>
        <w:t>2</w:t>
      </w:r>
      <w:r w:rsidR="00DC08F4">
        <w:rPr>
          <w:rFonts w:eastAsia="宋体"/>
        </w:rPr>
        <w:t>2</w:t>
      </w:r>
      <w:r>
        <w:rPr>
          <w:rFonts w:eastAsia="宋体" w:hint="eastAsia"/>
        </w:rPr>
        <w:t>]</w:t>
      </w:r>
      <w:r w:rsidRPr="00146AA1">
        <w:rPr>
          <w:rFonts w:eastAsia="宋体"/>
        </w:rPr>
        <w:t xml:space="preserve"> </w:t>
      </w:r>
      <w:r w:rsidR="0057236E" w:rsidRPr="007F7917">
        <w:rPr>
          <w:rFonts w:eastAsia="宋体"/>
        </w:rPr>
        <w:t>VERHAGEN</w:t>
      </w:r>
      <w:r w:rsidRPr="007F7917">
        <w:rPr>
          <w:rFonts w:eastAsia="宋体"/>
        </w:rPr>
        <w:t xml:space="preserve"> S. The GNSS </w:t>
      </w:r>
      <w:r w:rsidR="002C2850" w:rsidRPr="007F7917">
        <w:rPr>
          <w:rFonts w:eastAsia="宋体"/>
        </w:rPr>
        <w:t>Integer Ambiguities: Estimation And Validation</w:t>
      </w:r>
      <w:r w:rsidR="00690641">
        <w:rPr>
          <w:rFonts w:eastAsia="宋体"/>
        </w:rPr>
        <w:t>[D]</w:t>
      </w:r>
      <w:r w:rsidRPr="007F7917">
        <w:rPr>
          <w:rFonts w:eastAsia="宋体"/>
          <w:i/>
        </w:rPr>
        <w:t>.</w:t>
      </w:r>
      <w:r w:rsidRPr="007F7917">
        <w:rPr>
          <w:rFonts w:eastAsia="宋体"/>
        </w:rPr>
        <w:t xml:space="preserve"> TU Delft, Delft University of Technology</w:t>
      </w:r>
      <w:r w:rsidR="00690641">
        <w:rPr>
          <w:rFonts w:eastAsia="宋体" w:hint="eastAsia"/>
        </w:rPr>
        <w:t xml:space="preserve">, </w:t>
      </w:r>
      <w:r w:rsidR="00690641" w:rsidRPr="007F7917">
        <w:rPr>
          <w:rFonts w:eastAsia="宋体"/>
        </w:rPr>
        <w:t>2005</w:t>
      </w:r>
      <w:r w:rsidRPr="007F7917">
        <w:rPr>
          <w:rFonts w:eastAsia="宋体"/>
        </w:rPr>
        <w:t>.</w:t>
      </w:r>
    </w:p>
    <w:p w:rsidR="00AE2096" w:rsidRPr="007F7917" w:rsidRDefault="00DF39B1" w:rsidP="001861C6">
      <w:pPr>
        <w:pStyle w:val="EndNoteBibliography"/>
        <w:spacing w:line="240" w:lineRule="auto"/>
        <w:ind w:left="200" w:hangingChars="100" w:hanging="200"/>
        <w:jc w:val="both"/>
        <w:rPr>
          <w:rFonts w:eastAsia="宋体"/>
        </w:rPr>
      </w:pPr>
      <w:r>
        <w:rPr>
          <w:rFonts w:eastAsia="宋体"/>
        </w:rPr>
        <w:t>[2</w:t>
      </w:r>
      <w:r w:rsidR="00DC08F4">
        <w:rPr>
          <w:rFonts w:eastAsia="宋体"/>
        </w:rPr>
        <w:t>3</w:t>
      </w:r>
      <w:r>
        <w:rPr>
          <w:rFonts w:eastAsia="宋体"/>
        </w:rPr>
        <w:t xml:space="preserve">] </w:t>
      </w:r>
      <w:r w:rsidR="0057236E" w:rsidRPr="007F7917">
        <w:rPr>
          <w:rFonts w:eastAsia="宋体"/>
        </w:rPr>
        <w:t>VERHAGEN</w:t>
      </w:r>
      <w:r w:rsidRPr="007F7917">
        <w:rPr>
          <w:rFonts w:eastAsia="宋体"/>
        </w:rPr>
        <w:t xml:space="preserve"> S, </w:t>
      </w:r>
      <w:r w:rsidR="0057236E" w:rsidRPr="007F7917">
        <w:rPr>
          <w:rFonts w:eastAsia="宋体"/>
        </w:rPr>
        <w:t>TEUNISSEN</w:t>
      </w:r>
      <w:r w:rsidRPr="007F7917">
        <w:rPr>
          <w:rFonts w:eastAsia="宋体"/>
        </w:rPr>
        <w:t xml:space="preserve"> P J. The </w:t>
      </w:r>
      <w:r w:rsidR="002C2850" w:rsidRPr="007F7917">
        <w:rPr>
          <w:rFonts w:eastAsia="宋体"/>
        </w:rPr>
        <w:t xml:space="preserve">Ratio Test For Future </w:t>
      </w:r>
      <w:r w:rsidRPr="007F7917">
        <w:rPr>
          <w:rFonts w:eastAsia="宋体"/>
        </w:rPr>
        <w:t xml:space="preserve">GNSS </w:t>
      </w:r>
      <w:r w:rsidR="002C2850" w:rsidRPr="007F7917">
        <w:rPr>
          <w:rFonts w:eastAsia="宋体"/>
        </w:rPr>
        <w:t>Ambiguity Resolution</w:t>
      </w:r>
      <w:r w:rsidR="002C2850">
        <w:rPr>
          <w:rFonts w:eastAsia="宋体"/>
        </w:rPr>
        <w:t>[J]</w:t>
      </w:r>
      <w:r w:rsidRPr="007F7917">
        <w:rPr>
          <w:rFonts w:eastAsia="宋体"/>
        </w:rPr>
        <w:t>. GPS solutions</w:t>
      </w:r>
      <w:r w:rsidR="002C2850">
        <w:rPr>
          <w:rFonts w:eastAsia="宋体" w:hint="eastAsia"/>
        </w:rPr>
        <w:t xml:space="preserve">, </w:t>
      </w:r>
      <w:r w:rsidR="002C2850" w:rsidRPr="007F7917">
        <w:rPr>
          <w:rFonts w:eastAsia="宋体"/>
        </w:rPr>
        <w:t>2013</w:t>
      </w:r>
      <w:r w:rsidR="002C2850">
        <w:rPr>
          <w:rFonts w:eastAsia="宋体"/>
        </w:rPr>
        <w:t xml:space="preserve">, </w:t>
      </w:r>
      <w:r w:rsidRPr="007F7917">
        <w:rPr>
          <w:rFonts w:eastAsia="宋体"/>
        </w:rPr>
        <w:t>17</w:t>
      </w:r>
      <w:r w:rsidR="000C2D02">
        <w:rPr>
          <w:rFonts w:eastAsia="宋体"/>
        </w:rPr>
        <w:t>(4)</w:t>
      </w:r>
      <w:r w:rsidR="002C2850">
        <w:rPr>
          <w:rFonts w:eastAsia="宋体"/>
        </w:rPr>
        <w:t>:</w:t>
      </w:r>
      <w:r w:rsidRPr="007F7917">
        <w:rPr>
          <w:rFonts w:eastAsia="宋体"/>
        </w:rPr>
        <w:t>535-548.</w:t>
      </w:r>
    </w:p>
    <w:sectPr w:rsidR="00AE2096" w:rsidRPr="007F7917" w:rsidSect="00E84983">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6CFB" w:rsidRDefault="002A6CFB" w:rsidP="00856811">
      <w:pPr>
        <w:spacing w:line="240" w:lineRule="auto"/>
      </w:pPr>
      <w:r>
        <w:separator/>
      </w:r>
    </w:p>
  </w:endnote>
  <w:endnote w:type="continuationSeparator" w:id="0">
    <w:p w:rsidR="002A6CFB" w:rsidRDefault="002A6CFB" w:rsidP="00856811">
      <w:pPr>
        <w:spacing w:line="240" w:lineRule="auto"/>
      </w:pPr>
      <w:r>
        <w:continuationSeparator/>
      </w:r>
    </w:p>
  </w:endnote>
  <w:endnote w:type="continuationNotice" w:id="1">
    <w:p w:rsidR="002A6CFB" w:rsidRDefault="002A6C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6CFB" w:rsidRDefault="002A6CFB" w:rsidP="00856811">
      <w:pPr>
        <w:spacing w:line="240" w:lineRule="auto"/>
      </w:pPr>
      <w:r>
        <w:separator/>
      </w:r>
    </w:p>
  </w:footnote>
  <w:footnote w:type="continuationSeparator" w:id="0">
    <w:p w:rsidR="002A6CFB" w:rsidRDefault="002A6CFB" w:rsidP="00856811">
      <w:pPr>
        <w:spacing w:line="240" w:lineRule="auto"/>
      </w:pPr>
      <w:r>
        <w:continuationSeparator/>
      </w:r>
    </w:p>
  </w:footnote>
  <w:footnote w:type="continuationNotice" w:id="1">
    <w:p w:rsidR="002A6CFB" w:rsidRDefault="002A6CFB">
      <w:pPr>
        <w:spacing w:line="240" w:lineRule="auto"/>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陆 仁锋">
    <w15:presenceInfo w15:providerId="Windows Live" w15:userId="a83d5a60bf0340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AE2096"/>
    <w:rsid w:val="00000229"/>
    <w:rsid w:val="00003D3D"/>
    <w:rsid w:val="00011815"/>
    <w:rsid w:val="0001274D"/>
    <w:rsid w:val="000165A2"/>
    <w:rsid w:val="000173C0"/>
    <w:rsid w:val="0002437F"/>
    <w:rsid w:val="00024846"/>
    <w:rsid w:val="0002569E"/>
    <w:rsid w:val="00025825"/>
    <w:rsid w:val="000264AA"/>
    <w:rsid w:val="00030DBE"/>
    <w:rsid w:val="00033E2C"/>
    <w:rsid w:val="00034538"/>
    <w:rsid w:val="0003468C"/>
    <w:rsid w:val="00035E05"/>
    <w:rsid w:val="00036937"/>
    <w:rsid w:val="0004048B"/>
    <w:rsid w:val="00040B17"/>
    <w:rsid w:val="00041958"/>
    <w:rsid w:val="000439E6"/>
    <w:rsid w:val="00044DBA"/>
    <w:rsid w:val="000460DE"/>
    <w:rsid w:val="00046343"/>
    <w:rsid w:val="0005120B"/>
    <w:rsid w:val="00052362"/>
    <w:rsid w:val="000554FE"/>
    <w:rsid w:val="00056D79"/>
    <w:rsid w:val="00056DAF"/>
    <w:rsid w:val="00061F21"/>
    <w:rsid w:val="00064E8C"/>
    <w:rsid w:val="000659C1"/>
    <w:rsid w:val="00066665"/>
    <w:rsid w:val="00066D1E"/>
    <w:rsid w:val="00071B57"/>
    <w:rsid w:val="00072155"/>
    <w:rsid w:val="00072DAF"/>
    <w:rsid w:val="0007456D"/>
    <w:rsid w:val="00076058"/>
    <w:rsid w:val="000769FC"/>
    <w:rsid w:val="00084510"/>
    <w:rsid w:val="0008465E"/>
    <w:rsid w:val="00085096"/>
    <w:rsid w:val="000859C4"/>
    <w:rsid w:val="0008627A"/>
    <w:rsid w:val="00094B96"/>
    <w:rsid w:val="000A34B8"/>
    <w:rsid w:val="000A45CE"/>
    <w:rsid w:val="000A6722"/>
    <w:rsid w:val="000B1C7B"/>
    <w:rsid w:val="000B3377"/>
    <w:rsid w:val="000B6402"/>
    <w:rsid w:val="000B6507"/>
    <w:rsid w:val="000C10C6"/>
    <w:rsid w:val="000C12C5"/>
    <w:rsid w:val="000C2D02"/>
    <w:rsid w:val="000C3A07"/>
    <w:rsid w:val="000D1009"/>
    <w:rsid w:val="000D1D9E"/>
    <w:rsid w:val="000D306D"/>
    <w:rsid w:val="000D384B"/>
    <w:rsid w:val="000D4BE6"/>
    <w:rsid w:val="000D5B03"/>
    <w:rsid w:val="000E21FD"/>
    <w:rsid w:val="000E40C1"/>
    <w:rsid w:val="000E6742"/>
    <w:rsid w:val="000E7541"/>
    <w:rsid w:val="000E7626"/>
    <w:rsid w:val="000F1B06"/>
    <w:rsid w:val="000F1E1F"/>
    <w:rsid w:val="000F2760"/>
    <w:rsid w:val="001008E7"/>
    <w:rsid w:val="00101336"/>
    <w:rsid w:val="001039DD"/>
    <w:rsid w:val="001045DD"/>
    <w:rsid w:val="00107F58"/>
    <w:rsid w:val="00113F77"/>
    <w:rsid w:val="001200D0"/>
    <w:rsid w:val="00126FDE"/>
    <w:rsid w:val="001275D7"/>
    <w:rsid w:val="00130E08"/>
    <w:rsid w:val="001330F9"/>
    <w:rsid w:val="0013349F"/>
    <w:rsid w:val="00135B20"/>
    <w:rsid w:val="001375E6"/>
    <w:rsid w:val="00137C6F"/>
    <w:rsid w:val="001447BC"/>
    <w:rsid w:val="00144E0F"/>
    <w:rsid w:val="00146220"/>
    <w:rsid w:val="00146F3F"/>
    <w:rsid w:val="0014765B"/>
    <w:rsid w:val="001525E1"/>
    <w:rsid w:val="00153026"/>
    <w:rsid w:val="0015307F"/>
    <w:rsid w:val="001536B0"/>
    <w:rsid w:val="00155733"/>
    <w:rsid w:val="0015575E"/>
    <w:rsid w:val="0016069C"/>
    <w:rsid w:val="001628C9"/>
    <w:rsid w:val="00162A36"/>
    <w:rsid w:val="00163AE0"/>
    <w:rsid w:val="00164AA4"/>
    <w:rsid w:val="001670E0"/>
    <w:rsid w:val="00167E78"/>
    <w:rsid w:val="00174119"/>
    <w:rsid w:val="00174E58"/>
    <w:rsid w:val="0018115B"/>
    <w:rsid w:val="00181E70"/>
    <w:rsid w:val="0018427D"/>
    <w:rsid w:val="001842CC"/>
    <w:rsid w:val="00185693"/>
    <w:rsid w:val="001861C6"/>
    <w:rsid w:val="0018727F"/>
    <w:rsid w:val="001909C3"/>
    <w:rsid w:val="00192757"/>
    <w:rsid w:val="00194CA6"/>
    <w:rsid w:val="00195611"/>
    <w:rsid w:val="001A17C0"/>
    <w:rsid w:val="001A1D0B"/>
    <w:rsid w:val="001A2651"/>
    <w:rsid w:val="001A273A"/>
    <w:rsid w:val="001A5CF1"/>
    <w:rsid w:val="001B3320"/>
    <w:rsid w:val="001B76C9"/>
    <w:rsid w:val="001C08FB"/>
    <w:rsid w:val="001C2D94"/>
    <w:rsid w:val="001C2DA9"/>
    <w:rsid w:val="001C3A93"/>
    <w:rsid w:val="001C54F2"/>
    <w:rsid w:val="001C5DBF"/>
    <w:rsid w:val="001C689A"/>
    <w:rsid w:val="001C7687"/>
    <w:rsid w:val="001D061A"/>
    <w:rsid w:val="001D1549"/>
    <w:rsid w:val="001D29BB"/>
    <w:rsid w:val="001E0DA9"/>
    <w:rsid w:val="001E2387"/>
    <w:rsid w:val="001E3176"/>
    <w:rsid w:val="001E6427"/>
    <w:rsid w:val="001E6F43"/>
    <w:rsid w:val="001E70FA"/>
    <w:rsid w:val="001F0A8E"/>
    <w:rsid w:val="001F3A7B"/>
    <w:rsid w:val="00202716"/>
    <w:rsid w:val="00203A88"/>
    <w:rsid w:val="002067C2"/>
    <w:rsid w:val="0021026C"/>
    <w:rsid w:val="0021271C"/>
    <w:rsid w:val="00214C3C"/>
    <w:rsid w:val="00214C5E"/>
    <w:rsid w:val="00214D93"/>
    <w:rsid w:val="002174E7"/>
    <w:rsid w:val="002257F4"/>
    <w:rsid w:val="00226EC2"/>
    <w:rsid w:val="00227BCE"/>
    <w:rsid w:val="00227F04"/>
    <w:rsid w:val="002311C8"/>
    <w:rsid w:val="00232A77"/>
    <w:rsid w:val="00232E29"/>
    <w:rsid w:val="00236F86"/>
    <w:rsid w:val="00237280"/>
    <w:rsid w:val="00241799"/>
    <w:rsid w:val="0024323A"/>
    <w:rsid w:val="00244C48"/>
    <w:rsid w:val="00247249"/>
    <w:rsid w:val="0025737F"/>
    <w:rsid w:val="00257621"/>
    <w:rsid w:val="00257B34"/>
    <w:rsid w:val="002619C2"/>
    <w:rsid w:val="00262C0D"/>
    <w:rsid w:val="00265B64"/>
    <w:rsid w:val="00266B0C"/>
    <w:rsid w:val="00266F02"/>
    <w:rsid w:val="0027148A"/>
    <w:rsid w:val="002721D4"/>
    <w:rsid w:val="0027585E"/>
    <w:rsid w:val="002773C8"/>
    <w:rsid w:val="00277594"/>
    <w:rsid w:val="00277D69"/>
    <w:rsid w:val="00281726"/>
    <w:rsid w:val="00281DE8"/>
    <w:rsid w:val="00282B1E"/>
    <w:rsid w:val="00283419"/>
    <w:rsid w:val="00283F72"/>
    <w:rsid w:val="0028715A"/>
    <w:rsid w:val="0029117A"/>
    <w:rsid w:val="002933B5"/>
    <w:rsid w:val="002935CF"/>
    <w:rsid w:val="00295BF1"/>
    <w:rsid w:val="0029778A"/>
    <w:rsid w:val="002A126A"/>
    <w:rsid w:val="002A1D72"/>
    <w:rsid w:val="002A24A5"/>
    <w:rsid w:val="002A29A0"/>
    <w:rsid w:val="002A4D3C"/>
    <w:rsid w:val="002A56C0"/>
    <w:rsid w:val="002A6CFB"/>
    <w:rsid w:val="002B08EC"/>
    <w:rsid w:val="002B3A87"/>
    <w:rsid w:val="002B500B"/>
    <w:rsid w:val="002B5EBE"/>
    <w:rsid w:val="002B71A5"/>
    <w:rsid w:val="002B7AEC"/>
    <w:rsid w:val="002C07BC"/>
    <w:rsid w:val="002C0FD4"/>
    <w:rsid w:val="002C2850"/>
    <w:rsid w:val="002D20DE"/>
    <w:rsid w:val="002D2D91"/>
    <w:rsid w:val="002D4CC0"/>
    <w:rsid w:val="002D4E6D"/>
    <w:rsid w:val="002D7362"/>
    <w:rsid w:val="002D7EFE"/>
    <w:rsid w:val="002F673D"/>
    <w:rsid w:val="002F7593"/>
    <w:rsid w:val="00300A83"/>
    <w:rsid w:val="00300B31"/>
    <w:rsid w:val="003011B7"/>
    <w:rsid w:val="00301476"/>
    <w:rsid w:val="00302D57"/>
    <w:rsid w:val="00303580"/>
    <w:rsid w:val="00304603"/>
    <w:rsid w:val="00312C23"/>
    <w:rsid w:val="003131C5"/>
    <w:rsid w:val="00313574"/>
    <w:rsid w:val="00316A32"/>
    <w:rsid w:val="00316BC3"/>
    <w:rsid w:val="0031705D"/>
    <w:rsid w:val="00320C47"/>
    <w:rsid w:val="0032339C"/>
    <w:rsid w:val="00323B47"/>
    <w:rsid w:val="00323C26"/>
    <w:rsid w:val="00323C3C"/>
    <w:rsid w:val="003240B1"/>
    <w:rsid w:val="0032553A"/>
    <w:rsid w:val="00326C76"/>
    <w:rsid w:val="00326E4A"/>
    <w:rsid w:val="003304C8"/>
    <w:rsid w:val="003306A4"/>
    <w:rsid w:val="00331EC0"/>
    <w:rsid w:val="00332213"/>
    <w:rsid w:val="00334541"/>
    <w:rsid w:val="00345CFF"/>
    <w:rsid w:val="003462F8"/>
    <w:rsid w:val="00346EFF"/>
    <w:rsid w:val="00347B22"/>
    <w:rsid w:val="00350BA8"/>
    <w:rsid w:val="0035159C"/>
    <w:rsid w:val="00352012"/>
    <w:rsid w:val="00352071"/>
    <w:rsid w:val="003521C4"/>
    <w:rsid w:val="0035321A"/>
    <w:rsid w:val="003562C8"/>
    <w:rsid w:val="00357C27"/>
    <w:rsid w:val="00360D22"/>
    <w:rsid w:val="00363AA5"/>
    <w:rsid w:val="00364A54"/>
    <w:rsid w:val="0036729F"/>
    <w:rsid w:val="003708D8"/>
    <w:rsid w:val="003734DD"/>
    <w:rsid w:val="003736EA"/>
    <w:rsid w:val="00375304"/>
    <w:rsid w:val="00375E8F"/>
    <w:rsid w:val="003809AB"/>
    <w:rsid w:val="00380C0F"/>
    <w:rsid w:val="003831B2"/>
    <w:rsid w:val="00384F63"/>
    <w:rsid w:val="003850EC"/>
    <w:rsid w:val="003857F3"/>
    <w:rsid w:val="00387091"/>
    <w:rsid w:val="00387B98"/>
    <w:rsid w:val="00390A0C"/>
    <w:rsid w:val="0039326D"/>
    <w:rsid w:val="00393871"/>
    <w:rsid w:val="003938D2"/>
    <w:rsid w:val="003943E1"/>
    <w:rsid w:val="00395307"/>
    <w:rsid w:val="003960D6"/>
    <w:rsid w:val="003964EC"/>
    <w:rsid w:val="00397F18"/>
    <w:rsid w:val="003A00AF"/>
    <w:rsid w:val="003A048B"/>
    <w:rsid w:val="003A2456"/>
    <w:rsid w:val="003A3652"/>
    <w:rsid w:val="003A5287"/>
    <w:rsid w:val="003A5905"/>
    <w:rsid w:val="003B1856"/>
    <w:rsid w:val="003B1F26"/>
    <w:rsid w:val="003B2D65"/>
    <w:rsid w:val="003B52FA"/>
    <w:rsid w:val="003B6D40"/>
    <w:rsid w:val="003C143D"/>
    <w:rsid w:val="003C29D0"/>
    <w:rsid w:val="003C2AC0"/>
    <w:rsid w:val="003C3445"/>
    <w:rsid w:val="003C52D6"/>
    <w:rsid w:val="003C5F20"/>
    <w:rsid w:val="003D052E"/>
    <w:rsid w:val="003D1478"/>
    <w:rsid w:val="003D329B"/>
    <w:rsid w:val="003D3838"/>
    <w:rsid w:val="003D7B37"/>
    <w:rsid w:val="003E17A9"/>
    <w:rsid w:val="003E1CE3"/>
    <w:rsid w:val="003E21CF"/>
    <w:rsid w:val="003E2D1D"/>
    <w:rsid w:val="003E39F8"/>
    <w:rsid w:val="003E5CF9"/>
    <w:rsid w:val="003F02EE"/>
    <w:rsid w:val="003F341A"/>
    <w:rsid w:val="003F7484"/>
    <w:rsid w:val="00400830"/>
    <w:rsid w:val="00400E25"/>
    <w:rsid w:val="004036BD"/>
    <w:rsid w:val="00404127"/>
    <w:rsid w:val="004056F1"/>
    <w:rsid w:val="00405C0E"/>
    <w:rsid w:val="004109E7"/>
    <w:rsid w:val="0041179C"/>
    <w:rsid w:val="00413839"/>
    <w:rsid w:val="004142B8"/>
    <w:rsid w:val="004171B2"/>
    <w:rsid w:val="00422139"/>
    <w:rsid w:val="004227D3"/>
    <w:rsid w:val="00422ACD"/>
    <w:rsid w:val="00425F31"/>
    <w:rsid w:val="00431EB4"/>
    <w:rsid w:val="004337FF"/>
    <w:rsid w:val="00440837"/>
    <w:rsid w:val="004435F1"/>
    <w:rsid w:val="00443C07"/>
    <w:rsid w:val="00445A78"/>
    <w:rsid w:val="004471DC"/>
    <w:rsid w:val="0045005B"/>
    <w:rsid w:val="00450A31"/>
    <w:rsid w:val="00451BFD"/>
    <w:rsid w:val="00454341"/>
    <w:rsid w:val="00455C78"/>
    <w:rsid w:val="00455F15"/>
    <w:rsid w:val="0045610E"/>
    <w:rsid w:val="00456282"/>
    <w:rsid w:val="004579A2"/>
    <w:rsid w:val="0047135B"/>
    <w:rsid w:val="00474910"/>
    <w:rsid w:val="00477B9E"/>
    <w:rsid w:val="00480E5A"/>
    <w:rsid w:val="004878D4"/>
    <w:rsid w:val="004908A0"/>
    <w:rsid w:val="004966F6"/>
    <w:rsid w:val="00497B9B"/>
    <w:rsid w:val="004A3475"/>
    <w:rsid w:val="004A3D95"/>
    <w:rsid w:val="004A7812"/>
    <w:rsid w:val="004A7DBC"/>
    <w:rsid w:val="004B1230"/>
    <w:rsid w:val="004B22CC"/>
    <w:rsid w:val="004C0DDC"/>
    <w:rsid w:val="004C10B5"/>
    <w:rsid w:val="004C1A9E"/>
    <w:rsid w:val="004C3366"/>
    <w:rsid w:val="004C451E"/>
    <w:rsid w:val="004C4BD2"/>
    <w:rsid w:val="004C50B6"/>
    <w:rsid w:val="004D3432"/>
    <w:rsid w:val="004D527D"/>
    <w:rsid w:val="004D63DA"/>
    <w:rsid w:val="004E03CB"/>
    <w:rsid w:val="004E1014"/>
    <w:rsid w:val="004E324C"/>
    <w:rsid w:val="004E3B4C"/>
    <w:rsid w:val="004E5BBC"/>
    <w:rsid w:val="004E65A1"/>
    <w:rsid w:val="004F1F47"/>
    <w:rsid w:val="004F323F"/>
    <w:rsid w:val="004F42AC"/>
    <w:rsid w:val="004F52AA"/>
    <w:rsid w:val="004F54C5"/>
    <w:rsid w:val="004F62A0"/>
    <w:rsid w:val="004F7278"/>
    <w:rsid w:val="005005DD"/>
    <w:rsid w:val="00500B16"/>
    <w:rsid w:val="00503343"/>
    <w:rsid w:val="00504422"/>
    <w:rsid w:val="0050453F"/>
    <w:rsid w:val="00505A6F"/>
    <w:rsid w:val="00514157"/>
    <w:rsid w:val="00515F8A"/>
    <w:rsid w:val="00516DE4"/>
    <w:rsid w:val="0052103B"/>
    <w:rsid w:val="00522D01"/>
    <w:rsid w:val="00523668"/>
    <w:rsid w:val="00526133"/>
    <w:rsid w:val="00530BCB"/>
    <w:rsid w:val="00530CB1"/>
    <w:rsid w:val="0053594C"/>
    <w:rsid w:val="00535FDB"/>
    <w:rsid w:val="00537B6B"/>
    <w:rsid w:val="00540C6D"/>
    <w:rsid w:val="00541B63"/>
    <w:rsid w:val="00541D04"/>
    <w:rsid w:val="005445E9"/>
    <w:rsid w:val="00546C25"/>
    <w:rsid w:val="00546FE0"/>
    <w:rsid w:val="00551265"/>
    <w:rsid w:val="00555033"/>
    <w:rsid w:val="00556879"/>
    <w:rsid w:val="005611E2"/>
    <w:rsid w:val="005626D6"/>
    <w:rsid w:val="00562CDE"/>
    <w:rsid w:val="00562E96"/>
    <w:rsid w:val="00562F0D"/>
    <w:rsid w:val="0056451E"/>
    <w:rsid w:val="0056615A"/>
    <w:rsid w:val="00571A3C"/>
    <w:rsid w:val="00571C78"/>
    <w:rsid w:val="0057236E"/>
    <w:rsid w:val="00572EF3"/>
    <w:rsid w:val="005765ED"/>
    <w:rsid w:val="00577501"/>
    <w:rsid w:val="00582350"/>
    <w:rsid w:val="0058688A"/>
    <w:rsid w:val="0059213A"/>
    <w:rsid w:val="005921D1"/>
    <w:rsid w:val="005938A7"/>
    <w:rsid w:val="005A069A"/>
    <w:rsid w:val="005A1884"/>
    <w:rsid w:val="005A1EAD"/>
    <w:rsid w:val="005A527E"/>
    <w:rsid w:val="005B128C"/>
    <w:rsid w:val="005B3626"/>
    <w:rsid w:val="005B4DAE"/>
    <w:rsid w:val="005C02CB"/>
    <w:rsid w:val="005C3486"/>
    <w:rsid w:val="005C3B9F"/>
    <w:rsid w:val="005C455B"/>
    <w:rsid w:val="005C5C7D"/>
    <w:rsid w:val="005C5E12"/>
    <w:rsid w:val="005C6748"/>
    <w:rsid w:val="005C6865"/>
    <w:rsid w:val="005D0E8C"/>
    <w:rsid w:val="005D2039"/>
    <w:rsid w:val="005D3154"/>
    <w:rsid w:val="005D47A3"/>
    <w:rsid w:val="005D4F57"/>
    <w:rsid w:val="005D5074"/>
    <w:rsid w:val="005D6B9F"/>
    <w:rsid w:val="005D6EA4"/>
    <w:rsid w:val="005E1123"/>
    <w:rsid w:val="005E2AE8"/>
    <w:rsid w:val="005E4F82"/>
    <w:rsid w:val="005E55B5"/>
    <w:rsid w:val="005F005A"/>
    <w:rsid w:val="005F0ABF"/>
    <w:rsid w:val="005F1872"/>
    <w:rsid w:val="005F27FA"/>
    <w:rsid w:val="005F5A53"/>
    <w:rsid w:val="005F6C8D"/>
    <w:rsid w:val="00600DA6"/>
    <w:rsid w:val="006037BC"/>
    <w:rsid w:val="00603ADF"/>
    <w:rsid w:val="00604495"/>
    <w:rsid w:val="00612714"/>
    <w:rsid w:val="0061312C"/>
    <w:rsid w:val="00613637"/>
    <w:rsid w:val="006154B4"/>
    <w:rsid w:val="006171E0"/>
    <w:rsid w:val="00617B05"/>
    <w:rsid w:val="00617BD2"/>
    <w:rsid w:val="00620A0C"/>
    <w:rsid w:val="00625ED9"/>
    <w:rsid w:val="00626CA6"/>
    <w:rsid w:val="006272BC"/>
    <w:rsid w:val="00627CF0"/>
    <w:rsid w:val="00627DAB"/>
    <w:rsid w:val="00627EAE"/>
    <w:rsid w:val="00635198"/>
    <w:rsid w:val="00640A83"/>
    <w:rsid w:val="0064100C"/>
    <w:rsid w:val="006441C9"/>
    <w:rsid w:val="00645CCA"/>
    <w:rsid w:val="00647F78"/>
    <w:rsid w:val="00651953"/>
    <w:rsid w:val="00654DEE"/>
    <w:rsid w:val="006551E9"/>
    <w:rsid w:val="00655AD7"/>
    <w:rsid w:val="00660130"/>
    <w:rsid w:val="00663659"/>
    <w:rsid w:val="0066502B"/>
    <w:rsid w:val="00673596"/>
    <w:rsid w:val="006760FB"/>
    <w:rsid w:val="0067692A"/>
    <w:rsid w:val="00677E6A"/>
    <w:rsid w:val="00683BA1"/>
    <w:rsid w:val="00686624"/>
    <w:rsid w:val="00686754"/>
    <w:rsid w:val="00687493"/>
    <w:rsid w:val="00690171"/>
    <w:rsid w:val="00690641"/>
    <w:rsid w:val="00690EB3"/>
    <w:rsid w:val="006921A0"/>
    <w:rsid w:val="0069285A"/>
    <w:rsid w:val="006946B1"/>
    <w:rsid w:val="006A13B1"/>
    <w:rsid w:val="006A7FEB"/>
    <w:rsid w:val="006B1121"/>
    <w:rsid w:val="006B24ED"/>
    <w:rsid w:val="006B3199"/>
    <w:rsid w:val="006B3A9A"/>
    <w:rsid w:val="006B6CEB"/>
    <w:rsid w:val="006B796E"/>
    <w:rsid w:val="006C0B94"/>
    <w:rsid w:val="006C0CF2"/>
    <w:rsid w:val="006C2E61"/>
    <w:rsid w:val="006C4138"/>
    <w:rsid w:val="006C58D4"/>
    <w:rsid w:val="006D0517"/>
    <w:rsid w:val="006D15A3"/>
    <w:rsid w:val="006D2089"/>
    <w:rsid w:val="006D428D"/>
    <w:rsid w:val="006D4C5D"/>
    <w:rsid w:val="006D4E88"/>
    <w:rsid w:val="006D5573"/>
    <w:rsid w:val="006D61A1"/>
    <w:rsid w:val="006E24DD"/>
    <w:rsid w:val="006E5919"/>
    <w:rsid w:val="006E67A8"/>
    <w:rsid w:val="006E7136"/>
    <w:rsid w:val="006F217D"/>
    <w:rsid w:val="006F2903"/>
    <w:rsid w:val="006F3B6C"/>
    <w:rsid w:val="006F5210"/>
    <w:rsid w:val="006F5DAE"/>
    <w:rsid w:val="006F6C37"/>
    <w:rsid w:val="00705A03"/>
    <w:rsid w:val="00706674"/>
    <w:rsid w:val="0071184F"/>
    <w:rsid w:val="0071328B"/>
    <w:rsid w:val="0071523F"/>
    <w:rsid w:val="00715480"/>
    <w:rsid w:val="0071562A"/>
    <w:rsid w:val="00715D61"/>
    <w:rsid w:val="00720290"/>
    <w:rsid w:val="00722C47"/>
    <w:rsid w:val="0072313D"/>
    <w:rsid w:val="007238F1"/>
    <w:rsid w:val="0072531C"/>
    <w:rsid w:val="00725EFE"/>
    <w:rsid w:val="00726022"/>
    <w:rsid w:val="007304CC"/>
    <w:rsid w:val="00732211"/>
    <w:rsid w:val="007344B2"/>
    <w:rsid w:val="00735C9B"/>
    <w:rsid w:val="00737124"/>
    <w:rsid w:val="007422E1"/>
    <w:rsid w:val="00745046"/>
    <w:rsid w:val="00745D01"/>
    <w:rsid w:val="00746B35"/>
    <w:rsid w:val="00746FF3"/>
    <w:rsid w:val="00747031"/>
    <w:rsid w:val="00747BBA"/>
    <w:rsid w:val="00751A32"/>
    <w:rsid w:val="00752552"/>
    <w:rsid w:val="00752B13"/>
    <w:rsid w:val="007556ED"/>
    <w:rsid w:val="007606A7"/>
    <w:rsid w:val="00770375"/>
    <w:rsid w:val="0077041D"/>
    <w:rsid w:val="00770C49"/>
    <w:rsid w:val="007722DE"/>
    <w:rsid w:val="007729FE"/>
    <w:rsid w:val="00773242"/>
    <w:rsid w:val="0077363C"/>
    <w:rsid w:val="00773D77"/>
    <w:rsid w:val="00774D2E"/>
    <w:rsid w:val="00775539"/>
    <w:rsid w:val="00775B9A"/>
    <w:rsid w:val="00775E1F"/>
    <w:rsid w:val="00777426"/>
    <w:rsid w:val="00780C74"/>
    <w:rsid w:val="00781A54"/>
    <w:rsid w:val="00787B05"/>
    <w:rsid w:val="007918BF"/>
    <w:rsid w:val="00792B95"/>
    <w:rsid w:val="00793578"/>
    <w:rsid w:val="00793823"/>
    <w:rsid w:val="0079677E"/>
    <w:rsid w:val="00796B53"/>
    <w:rsid w:val="007973F5"/>
    <w:rsid w:val="007A233D"/>
    <w:rsid w:val="007A2DFF"/>
    <w:rsid w:val="007A536D"/>
    <w:rsid w:val="007A6BED"/>
    <w:rsid w:val="007B1BD6"/>
    <w:rsid w:val="007B5536"/>
    <w:rsid w:val="007C06CD"/>
    <w:rsid w:val="007C104D"/>
    <w:rsid w:val="007C1AAA"/>
    <w:rsid w:val="007C2A1F"/>
    <w:rsid w:val="007C2DB3"/>
    <w:rsid w:val="007C66BA"/>
    <w:rsid w:val="007C734C"/>
    <w:rsid w:val="007D0335"/>
    <w:rsid w:val="007D0BFF"/>
    <w:rsid w:val="007D3996"/>
    <w:rsid w:val="007E0D38"/>
    <w:rsid w:val="007E3A05"/>
    <w:rsid w:val="007E3F6A"/>
    <w:rsid w:val="007E494B"/>
    <w:rsid w:val="007E526A"/>
    <w:rsid w:val="007E529D"/>
    <w:rsid w:val="007E61A2"/>
    <w:rsid w:val="007E7C0D"/>
    <w:rsid w:val="007F024A"/>
    <w:rsid w:val="007F1B30"/>
    <w:rsid w:val="007F7917"/>
    <w:rsid w:val="00801156"/>
    <w:rsid w:val="00801EDC"/>
    <w:rsid w:val="008021B6"/>
    <w:rsid w:val="00802679"/>
    <w:rsid w:val="00802C8C"/>
    <w:rsid w:val="00804182"/>
    <w:rsid w:val="008048C4"/>
    <w:rsid w:val="008055D8"/>
    <w:rsid w:val="00811764"/>
    <w:rsid w:val="00814D34"/>
    <w:rsid w:val="008150EC"/>
    <w:rsid w:val="0081551F"/>
    <w:rsid w:val="00817861"/>
    <w:rsid w:val="00824C93"/>
    <w:rsid w:val="00831178"/>
    <w:rsid w:val="00831DBD"/>
    <w:rsid w:val="00835A65"/>
    <w:rsid w:val="00837ED2"/>
    <w:rsid w:val="00843099"/>
    <w:rsid w:val="008444A7"/>
    <w:rsid w:val="00846653"/>
    <w:rsid w:val="00852081"/>
    <w:rsid w:val="008535D2"/>
    <w:rsid w:val="00854C6F"/>
    <w:rsid w:val="00854F42"/>
    <w:rsid w:val="0085581E"/>
    <w:rsid w:val="00856811"/>
    <w:rsid w:val="00856960"/>
    <w:rsid w:val="00861758"/>
    <w:rsid w:val="00865AD7"/>
    <w:rsid w:val="0086790B"/>
    <w:rsid w:val="00870AEB"/>
    <w:rsid w:val="008728D5"/>
    <w:rsid w:val="00872B33"/>
    <w:rsid w:val="00873038"/>
    <w:rsid w:val="008731B4"/>
    <w:rsid w:val="0087483F"/>
    <w:rsid w:val="0087485B"/>
    <w:rsid w:val="00874EFF"/>
    <w:rsid w:val="00877863"/>
    <w:rsid w:val="008779D1"/>
    <w:rsid w:val="00880DA0"/>
    <w:rsid w:val="00882F64"/>
    <w:rsid w:val="00885255"/>
    <w:rsid w:val="008854D1"/>
    <w:rsid w:val="00887447"/>
    <w:rsid w:val="00890719"/>
    <w:rsid w:val="0089279D"/>
    <w:rsid w:val="00896BBB"/>
    <w:rsid w:val="0089796F"/>
    <w:rsid w:val="00897C2F"/>
    <w:rsid w:val="008A09DE"/>
    <w:rsid w:val="008A2075"/>
    <w:rsid w:val="008A299A"/>
    <w:rsid w:val="008A2A6F"/>
    <w:rsid w:val="008A38FB"/>
    <w:rsid w:val="008A4B58"/>
    <w:rsid w:val="008A55D3"/>
    <w:rsid w:val="008A5714"/>
    <w:rsid w:val="008A57AE"/>
    <w:rsid w:val="008B310D"/>
    <w:rsid w:val="008B3653"/>
    <w:rsid w:val="008B4303"/>
    <w:rsid w:val="008B5D67"/>
    <w:rsid w:val="008C3EFE"/>
    <w:rsid w:val="008C7E8A"/>
    <w:rsid w:val="008D111D"/>
    <w:rsid w:val="008D119F"/>
    <w:rsid w:val="008D2A7D"/>
    <w:rsid w:val="008D4E80"/>
    <w:rsid w:val="008E11C4"/>
    <w:rsid w:val="008E4562"/>
    <w:rsid w:val="008E6455"/>
    <w:rsid w:val="008F2808"/>
    <w:rsid w:val="008F2AB9"/>
    <w:rsid w:val="008F2F95"/>
    <w:rsid w:val="008F3D5B"/>
    <w:rsid w:val="008F508F"/>
    <w:rsid w:val="008F5307"/>
    <w:rsid w:val="00901AFA"/>
    <w:rsid w:val="00903A6A"/>
    <w:rsid w:val="00903F5F"/>
    <w:rsid w:val="0090519D"/>
    <w:rsid w:val="00906CFA"/>
    <w:rsid w:val="009078AC"/>
    <w:rsid w:val="00910F78"/>
    <w:rsid w:val="00914B86"/>
    <w:rsid w:val="00916E2C"/>
    <w:rsid w:val="00926C62"/>
    <w:rsid w:val="00936A3D"/>
    <w:rsid w:val="009377B3"/>
    <w:rsid w:val="009377D3"/>
    <w:rsid w:val="0094349A"/>
    <w:rsid w:val="00945480"/>
    <w:rsid w:val="00945C73"/>
    <w:rsid w:val="00951AEA"/>
    <w:rsid w:val="0095323C"/>
    <w:rsid w:val="00955409"/>
    <w:rsid w:val="009607A1"/>
    <w:rsid w:val="00962F92"/>
    <w:rsid w:val="0096416C"/>
    <w:rsid w:val="00966426"/>
    <w:rsid w:val="00966FCD"/>
    <w:rsid w:val="0096793A"/>
    <w:rsid w:val="00967F3D"/>
    <w:rsid w:val="00971741"/>
    <w:rsid w:val="00971D5A"/>
    <w:rsid w:val="00974149"/>
    <w:rsid w:val="009755F2"/>
    <w:rsid w:val="00975F88"/>
    <w:rsid w:val="00980756"/>
    <w:rsid w:val="00981161"/>
    <w:rsid w:val="009820B6"/>
    <w:rsid w:val="00986160"/>
    <w:rsid w:val="00990038"/>
    <w:rsid w:val="0099016E"/>
    <w:rsid w:val="0099201F"/>
    <w:rsid w:val="00995607"/>
    <w:rsid w:val="00995B2C"/>
    <w:rsid w:val="00997116"/>
    <w:rsid w:val="009A2178"/>
    <w:rsid w:val="009A4FF4"/>
    <w:rsid w:val="009A555D"/>
    <w:rsid w:val="009A5918"/>
    <w:rsid w:val="009A6C60"/>
    <w:rsid w:val="009A7EF8"/>
    <w:rsid w:val="009B1494"/>
    <w:rsid w:val="009B41A5"/>
    <w:rsid w:val="009B5510"/>
    <w:rsid w:val="009B6AA7"/>
    <w:rsid w:val="009B6D44"/>
    <w:rsid w:val="009C074B"/>
    <w:rsid w:val="009C0BCD"/>
    <w:rsid w:val="009C2D1E"/>
    <w:rsid w:val="009C5242"/>
    <w:rsid w:val="009C7F20"/>
    <w:rsid w:val="009D3FF3"/>
    <w:rsid w:val="009D5243"/>
    <w:rsid w:val="009D6843"/>
    <w:rsid w:val="009D71B4"/>
    <w:rsid w:val="009D7AA1"/>
    <w:rsid w:val="009D7C15"/>
    <w:rsid w:val="009D7D21"/>
    <w:rsid w:val="009E0198"/>
    <w:rsid w:val="009E09BD"/>
    <w:rsid w:val="009E1CBF"/>
    <w:rsid w:val="009E1E27"/>
    <w:rsid w:val="009E47FC"/>
    <w:rsid w:val="009E5BAD"/>
    <w:rsid w:val="009F5A05"/>
    <w:rsid w:val="00A00E15"/>
    <w:rsid w:val="00A06126"/>
    <w:rsid w:val="00A10596"/>
    <w:rsid w:val="00A10D26"/>
    <w:rsid w:val="00A112A3"/>
    <w:rsid w:val="00A11654"/>
    <w:rsid w:val="00A11B4C"/>
    <w:rsid w:val="00A138C5"/>
    <w:rsid w:val="00A14E62"/>
    <w:rsid w:val="00A16D84"/>
    <w:rsid w:val="00A204EF"/>
    <w:rsid w:val="00A226E3"/>
    <w:rsid w:val="00A2526A"/>
    <w:rsid w:val="00A2548F"/>
    <w:rsid w:val="00A338D5"/>
    <w:rsid w:val="00A33CE4"/>
    <w:rsid w:val="00A33E69"/>
    <w:rsid w:val="00A341B2"/>
    <w:rsid w:val="00A34B45"/>
    <w:rsid w:val="00A35926"/>
    <w:rsid w:val="00A35F51"/>
    <w:rsid w:val="00A35FF7"/>
    <w:rsid w:val="00A375AE"/>
    <w:rsid w:val="00A40D9C"/>
    <w:rsid w:val="00A427A8"/>
    <w:rsid w:val="00A4574D"/>
    <w:rsid w:val="00A52853"/>
    <w:rsid w:val="00A54C30"/>
    <w:rsid w:val="00A57F3F"/>
    <w:rsid w:val="00A62057"/>
    <w:rsid w:val="00A622B9"/>
    <w:rsid w:val="00A62B7F"/>
    <w:rsid w:val="00A6571E"/>
    <w:rsid w:val="00A67685"/>
    <w:rsid w:val="00A705AC"/>
    <w:rsid w:val="00A70F3D"/>
    <w:rsid w:val="00A71D2D"/>
    <w:rsid w:val="00A77F6D"/>
    <w:rsid w:val="00A87C8D"/>
    <w:rsid w:val="00A92A76"/>
    <w:rsid w:val="00A92E8E"/>
    <w:rsid w:val="00A952E3"/>
    <w:rsid w:val="00AA0061"/>
    <w:rsid w:val="00AA01AE"/>
    <w:rsid w:val="00AA1153"/>
    <w:rsid w:val="00AA3392"/>
    <w:rsid w:val="00AA4A64"/>
    <w:rsid w:val="00AB034A"/>
    <w:rsid w:val="00AB1863"/>
    <w:rsid w:val="00AB28E7"/>
    <w:rsid w:val="00AB4A06"/>
    <w:rsid w:val="00AB64A1"/>
    <w:rsid w:val="00AB734B"/>
    <w:rsid w:val="00AC055B"/>
    <w:rsid w:val="00AC06C1"/>
    <w:rsid w:val="00AC0F47"/>
    <w:rsid w:val="00AC1791"/>
    <w:rsid w:val="00AC1805"/>
    <w:rsid w:val="00AC4823"/>
    <w:rsid w:val="00AC5CA3"/>
    <w:rsid w:val="00AC5D63"/>
    <w:rsid w:val="00AC7C2F"/>
    <w:rsid w:val="00AD053B"/>
    <w:rsid w:val="00AD0D3A"/>
    <w:rsid w:val="00AD3203"/>
    <w:rsid w:val="00AD40B3"/>
    <w:rsid w:val="00AD42FE"/>
    <w:rsid w:val="00AD45A6"/>
    <w:rsid w:val="00AD5C0A"/>
    <w:rsid w:val="00AD5C2F"/>
    <w:rsid w:val="00AE0B45"/>
    <w:rsid w:val="00AE1E3A"/>
    <w:rsid w:val="00AE2096"/>
    <w:rsid w:val="00AE386E"/>
    <w:rsid w:val="00AE44F5"/>
    <w:rsid w:val="00AE46E6"/>
    <w:rsid w:val="00AE557B"/>
    <w:rsid w:val="00AF085F"/>
    <w:rsid w:val="00AF0EF2"/>
    <w:rsid w:val="00AF13A4"/>
    <w:rsid w:val="00AF1766"/>
    <w:rsid w:val="00AF300D"/>
    <w:rsid w:val="00AF3DC5"/>
    <w:rsid w:val="00AF6912"/>
    <w:rsid w:val="00B07006"/>
    <w:rsid w:val="00B07968"/>
    <w:rsid w:val="00B07D44"/>
    <w:rsid w:val="00B10650"/>
    <w:rsid w:val="00B108CC"/>
    <w:rsid w:val="00B10A82"/>
    <w:rsid w:val="00B1348C"/>
    <w:rsid w:val="00B169FF"/>
    <w:rsid w:val="00B21672"/>
    <w:rsid w:val="00B22687"/>
    <w:rsid w:val="00B23DE5"/>
    <w:rsid w:val="00B24FF6"/>
    <w:rsid w:val="00B27C0F"/>
    <w:rsid w:val="00B306FA"/>
    <w:rsid w:val="00B3369D"/>
    <w:rsid w:val="00B34A7A"/>
    <w:rsid w:val="00B36116"/>
    <w:rsid w:val="00B3673B"/>
    <w:rsid w:val="00B41C5A"/>
    <w:rsid w:val="00B42293"/>
    <w:rsid w:val="00B50FBE"/>
    <w:rsid w:val="00B53E0E"/>
    <w:rsid w:val="00B548D1"/>
    <w:rsid w:val="00B5711D"/>
    <w:rsid w:val="00B602EC"/>
    <w:rsid w:val="00B619A8"/>
    <w:rsid w:val="00B646F5"/>
    <w:rsid w:val="00B64937"/>
    <w:rsid w:val="00B64CAE"/>
    <w:rsid w:val="00B671EC"/>
    <w:rsid w:val="00B7102B"/>
    <w:rsid w:val="00B72728"/>
    <w:rsid w:val="00B72A9B"/>
    <w:rsid w:val="00B75C94"/>
    <w:rsid w:val="00B75DB1"/>
    <w:rsid w:val="00B7647F"/>
    <w:rsid w:val="00B83A2C"/>
    <w:rsid w:val="00B842B5"/>
    <w:rsid w:val="00B84BC0"/>
    <w:rsid w:val="00B878F7"/>
    <w:rsid w:val="00B9211C"/>
    <w:rsid w:val="00B926D5"/>
    <w:rsid w:val="00B95437"/>
    <w:rsid w:val="00B95EC1"/>
    <w:rsid w:val="00B964A3"/>
    <w:rsid w:val="00BA5818"/>
    <w:rsid w:val="00BA61D7"/>
    <w:rsid w:val="00BA6F33"/>
    <w:rsid w:val="00BA7977"/>
    <w:rsid w:val="00BB32EF"/>
    <w:rsid w:val="00BB387C"/>
    <w:rsid w:val="00BB5755"/>
    <w:rsid w:val="00BB76E9"/>
    <w:rsid w:val="00BC0394"/>
    <w:rsid w:val="00BC2617"/>
    <w:rsid w:val="00BC42BC"/>
    <w:rsid w:val="00BC4EF8"/>
    <w:rsid w:val="00BC507C"/>
    <w:rsid w:val="00BC50B2"/>
    <w:rsid w:val="00BC6316"/>
    <w:rsid w:val="00BC67FB"/>
    <w:rsid w:val="00BD12A0"/>
    <w:rsid w:val="00BD26E7"/>
    <w:rsid w:val="00BD2C30"/>
    <w:rsid w:val="00BD46CD"/>
    <w:rsid w:val="00BD4984"/>
    <w:rsid w:val="00BD4DAC"/>
    <w:rsid w:val="00BD4E84"/>
    <w:rsid w:val="00BD5305"/>
    <w:rsid w:val="00BE2EBA"/>
    <w:rsid w:val="00BE3A42"/>
    <w:rsid w:val="00BE6D1F"/>
    <w:rsid w:val="00BF14F3"/>
    <w:rsid w:val="00BF183E"/>
    <w:rsid w:val="00BF25AB"/>
    <w:rsid w:val="00BF32C2"/>
    <w:rsid w:val="00BF3FAC"/>
    <w:rsid w:val="00BF64D9"/>
    <w:rsid w:val="00C0199D"/>
    <w:rsid w:val="00C039C4"/>
    <w:rsid w:val="00C045BA"/>
    <w:rsid w:val="00C05398"/>
    <w:rsid w:val="00C05A6B"/>
    <w:rsid w:val="00C1259A"/>
    <w:rsid w:val="00C12FBE"/>
    <w:rsid w:val="00C13F86"/>
    <w:rsid w:val="00C1623E"/>
    <w:rsid w:val="00C200F2"/>
    <w:rsid w:val="00C21551"/>
    <w:rsid w:val="00C2341D"/>
    <w:rsid w:val="00C23553"/>
    <w:rsid w:val="00C324E0"/>
    <w:rsid w:val="00C32964"/>
    <w:rsid w:val="00C35420"/>
    <w:rsid w:val="00C41399"/>
    <w:rsid w:val="00C41DA6"/>
    <w:rsid w:val="00C45179"/>
    <w:rsid w:val="00C46FC8"/>
    <w:rsid w:val="00C50B83"/>
    <w:rsid w:val="00C52490"/>
    <w:rsid w:val="00C52FA3"/>
    <w:rsid w:val="00C543EE"/>
    <w:rsid w:val="00C57826"/>
    <w:rsid w:val="00C62914"/>
    <w:rsid w:val="00C648EE"/>
    <w:rsid w:val="00C65EAE"/>
    <w:rsid w:val="00C67C97"/>
    <w:rsid w:val="00C71D29"/>
    <w:rsid w:val="00C73A6D"/>
    <w:rsid w:val="00C74D1B"/>
    <w:rsid w:val="00C75AC7"/>
    <w:rsid w:val="00C77C5B"/>
    <w:rsid w:val="00C80BF5"/>
    <w:rsid w:val="00C81995"/>
    <w:rsid w:val="00C84798"/>
    <w:rsid w:val="00C873FA"/>
    <w:rsid w:val="00C91426"/>
    <w:rsid w:val="00C9235B"/>
    <w:rsid w:val="00C9457E"/>
    <w:rsid w:val="00C95AD6"/>
    <w:rsid w:val="00C95CCA"/>
    <w:rsid w:val="00C97F92"/>
    <w:rsid w:val="00CA2B1F"/>
    <w:rsid w:val="00CA33E1"/>
    <w:rsid w:val="00CA474E"/>
    <w:rsid w:val="00CA7398"/>
    <w:rsid w:val="00CB20C6"/>
    <w:rsid w:val="00CB2BD9"/>
    <w:rsid w:val="00CB327D"/>
    <w:rsid w:val="00CB3971"/>
    <w:rsid w:val="00CC470B"/>
    <w:rsid w:val="00CC5BFC"/>
    <w:rsid w:val="00CC7933"/>
    <w:rsid w:val="00CD012D"/>
    <w:rsid w:val="00CD29C8"/>
    <w:rsid w:val="00CD2C4E"/>
    <w:rsid w:val="00CD64BD"/>
    <w:rsid w:val="00CD730C"/>
    <w:rsid w:val="00CD738E"/>
    <w:rsid w:val="00CD7739"/>
    <w:rsid w:val="00CD77A4"/>
    <w:rsid w:val="00CE3436"/>
    <w:rsid w:val="00CF2444"/>
    <w:rsid w:val="00CF504A"/>
    <w:rsid w:val="00CF6AD1"/>
    <w:rsid w:val="00D00425"/>
    <w:rsid w:val="00D00BF7"/>
    <w:rsid w:val="00D04088"/>
    <w:rsid w:val="00D04A92"/>
    <w:rsid w:val="00D04BE1"/>
    <w:rsid w:val="00D07CCC"/>
    <w:rsid w:val="00D10CA0"/>
    <w:rsid w:val="00D111E7"/>
    <w:rsid w:val="00D1376C"/>
    <w:rsid w:val="00D16920"/>
    <w:rsid w:val="00D20B0F"/>
    <w:rsid w:val="00D20BD1"/>
    <w:rsid w:val="00D22DC8"/>
    <w:rsid w:val="00D23441"/>
    <w:rsid w:val="00D239FE"/>
    <w:rsid w:val="00D266CB"/>
    <w:rsid w:val="00D3122D"/>
    <w:rsid w:val="00D343B4"/>
    <w:rsid w:val="00D357D9"/>
    <w:rsid w:val="00D425C6"/>
    <w:rsid w:val="00D43379"/>
    <w:rsid w:val="00D46998"/>
    <w:rsid w:val="00D479A1"/>
    <w:rsid w:val="00D5255C"/>
    <w:rsid w:val="00D52768"/>
    <w:rsid w:val="00D53D6B"/>
    <w:rsid w:val="00D54146"/>
    <w:rsid w:val="00D550C0"/>
    <w:rsid w:val="00D5690D"/>
    <w:rsid w:val="00D608ED"/>
    <w:rsid w:val="00D618C1"/>
    <w:rsid w:val="00D6602F"/>
    <w:rsid w:val="00D70923"/>
    <w:rsid w:val="00D7427F"/>
    <w:rsid w:val="00D76623"/>
    <w:rsid w:val="00D77780"/>
    <w:rsid w:val="00D80990"/>
    <w:rsid w:val="00D81A51"/>
    <w:rsid w:val="00D835DA"/>
    <w:rsid w:val="00D84451"/>
    <w:rsid w:val="00D8480E"/>
    <w:rsid w:val="00D86B68"/>
    <w:rsid w:val="00D9046E"/>
    <w:rsid w:val="00D979E5"/>
    <w:rsid w:val="00DA0C7E"/>
    <w:rsid w:val="00DA1814"/>
    <w:rsid w:val="00DA6F95"/>
    <w:rsid w:val="00DA7480"/>
    <w:rsid w:val="00DB1432"/>
    <w:rsid w:val="00DB2A16"/>
    <w:rsid w:val="00DB450B"/>
    <w:rsid w:val="00DB4FC9"/>
    <w:rsid w:val="00DB5360"/>
    <w:rsid w:val="00DB5706"/>
    <w:rsid w:val="00DB60FA"/>
    <w:rsid w:val="00DB7B09"/>
    <w:rsid w:val="00DC08F4"/>
    <w:rsid w:val="00DC127E"/>
    <w:rsid w:val="00DC1306"/>
    <w:rsid w:val="00DC17A5"/>
    <w:rsid w:val="00DC1B93"/>
    <w:rsid w:val="00DC2F75"/>
    <w:rsid w:val="00DC7710"/>
    <w:rsid w:val="00DC7BB1"/>
    <w:rsid w:val="00DD0DAD"/>
    <w:rsid w:val="00DD142F"/>
    <w:rsid w:val="00DD1A83"/>
    <w:rsid w:val="00DD443F"/>
    <w:rsid w:val="00DD51BD"/>
    <w:rsid w:val="00DD5FCD"/>
    <w:rsid w:val="00DD78CC"/>
    <w:rsid w:val="00DD7BBE"/>
    <w:rsid w:val="00DE11F4"/>
    <w:rsid w:val="00DE3EDD"/>
    <w:rsid w:val="00DE4E6F"/>
    <w:rsid w:val="00DE7E71"/>
    <w:rsid w:val="00DF39B1"/>
    <w:rsid w:val="00E0324B"/>
    <w:rsid w:val="00E039B3"/>
    <w:rsid w:val="00E05117"/>
    <w:rsid w:val="00E06C65"/>
    <w:rsid w:val="00E073CD"/>
    <w:rsid w:val="00E11764"/>
    <w:rsid w:val="00E12373"/>
    <w:rsid w:val="00E135C1"/>
    <w:rsid w:val="00E16049"/>
    <w:rsid w:val="00E2609A"/>
    <w:rsid w:val="00E279BD"/>
    <w:rsid w:val="00E3001C"/>
    <w:rsid w:val="00E30EA7"/>
    <w:rsid w:val="00E33272"/>
    <w:rsid w:val="00E355BF"/>
    <w:rsid w:val="00E35CFB"/>
    <w:rsid w:val="00E42F5B"/>
    <w:rsid w:val="00E46493"/>
    <w:rsid w:val="00E50094"/>
    <w:rsid w:val="00E54134"/>
    <w:rsid w:val="00E54A99"/>
    <w:rsid w:val="00E54D48"/>
    <w:rsid w:val="00E55E91"/>
    <w:rsid w:val="00E56887"/>
    <w:rsid w:val="00E63511"/>
    <w:rsid w:val="00E63AE0"/>
    <w:rsid w:val="00E63E37"/>
    <w:rsid w:val="00E67399"/>
    <w:rsid w:val="00E74BCB"/>
    <w:rsid w:val="00E75844"/>
    <w:rsid w:val="00E75BFE"/>
    <w:rsid w:val="00E76D37"/>
    <w:rsid w:val="00E77E7E"/>
    <w:rsid w:val="00E823EF"/>
    <w:rsid w:val="00E8325D"/>
    <w:rsid w:val="00E83786"/>
    <w:rsid w:val="00E84983"/>
    <w:rsid w:val="00E931FD"/>
    <w:rsid w:val="00E93F6D"/>
    <w:rsid w:val="00EA107C"/>
    <w:rsid w:val="00EA1424"/>
    <w:rsid w:val="00EA17B3"/>
    <w:rsid w:val="00EA5AFC"/>
    <w:rsid w:val="00EA6CC9"/>
    <w:rsid w:val="00EB3B48"/>
    <w:rsid w:val="00EB594F"/>
    <w:rsid w:val="00EC04EC"/>
    <w:rsid w:val="00EC076A"/>
    <w:rsid w:val="00EC296F"/>
    <w:rsid w:val="00EC3035"/>
    <w:rsid w:val="00EC5461"/>
    <w:rsid w:val="00ED0041"/>
    <w:rsid w:val="00ED070B"/>
    <w:rsid w:val="00ED220C"/>
    <w:rsid w:val="00ED4494"/>
    <w:rsid w:val="00ED72E0"/>
    <w:rsid w:val="00EE2D79"/>
    <w:rsid w:val="00EE3073"/>
    <w:rsid w:val="00EE3135"/>
    <w:rsid w:val="00EE3E03"/>
    <w:rsid w:val="00EE3F2E"/>
    <w:rsid w:val="00EE44EE"/>
    <w:rsid w:val="00EE47D0"/>
    <w:rsid w:val="00EE5CC8"/>
    <w:rsid w:val="00EE69CD"/>
    <w:rsid w:val="00EE7517"/>
    <w:rsid w:val="00EF2CEB"/>
    <w:rsid w:val="00EF3045"/>
    <w:rsid w:val="00EF4278"/>
    <w:rsid w:val="00EF46C2"/>
    <w:rsid w:val="00EF4C9C"/>
    <w:rsid w:val="00EF5024"/>
    <w:rsid w:val="00EF6FDC"/>
    <w:rsid w:val="00F00BDA"/>
    <w:rsid w:val="00F0100B"/>
    <w:rsid w:val="00F028B5"/>
    <w:rsid w:val="00F03195"/>
    <w:rsid w:val="00F04121"/>
    <w:rsid w:val="00F048A1"/>
    <w:rsid w:val="00F07E6C"/>
    <w:rsid w:val="00F11C42"/>
    <w:rsid w:val="00F15394"/>
    <w:rsid w:val="00F16381"/>
    <w:rsid w:val="00F2029C"/>
    <w:rsid w:val="00F2122D"/>
    <w:rsid w:val="00F21CD4"/>
    <w:rsid w:val="00F2387A"/>
    <w:rsid w:val="00F276CC"/>
    <w:rsid w:val="00F277AE"/>
    <w:rsid w:val="00F30159"/>
    <w:rsid w:val="00F3097E"/>
    <w:rsid w:val="00F335F0"/>
    <w:rsid w:val="00F3368A"/>
    <w:rsid w:val="00F33F99"/>
    <w:rsid w:val="00F363A5"/>
    <w:rsid w:val="00F36992"/>
    <w:rsid w:val="00F37FF9"/>
    <w:rsid w:val="00F40D6C"/>
    <w:rsid w:val="00F42D59"/>
    <w:rsid w:val="00F45B43"/>
    <w:rsid w:val="00F45C9B"/>
    <w:rsid w:val="00F50C38"/>
    <w:rsid w:val="00F51F4B"/>
    <w:rsid w:val="00F53100"/>
    <w:rsid w:val="00F5495D"/>
    <w:rsid w:val="00F5536C"/>
    <w:rsid w:val="00F56701"/>
    <w:rsid w:val="00F60ACD"/>
    <w:rsid w:val="00F60F31"/>
    <w:rsid w:val="00F61DA9"/>
    <w:rsid w:val="00F6477F"/>
    <w:rsid w:val="00F70881"/>
    <w:rsid w:val="00F70DA6"/>
    <w:rsid w:val="00F70EE7"/>
    <w:rsid w:val="00F72BAC"/>
    <w:rsid w:val="00F75E23"/>
    <w:rsid w:val="00F80468"/>
    <w:rsid w:val="00F809F1"/>
    <w:rsid w:val="00F82D65"/>
    <w:rsid w:val="00F831C6"/>
    <w:rsid w:val="00F8382B"/>
    <w:rsid w:val="00F839C0"/>
    <w:rsid w:val="00F848C5"/>
    <w:rsid w:val="00F869DF"/>
    <w:rsid w:val="00F87AC5"/>
    <w:rsid w:val="00F918AF"/>
    <w:rsid w:val="00F91A1F"/>
    <w:rsid w:val="00F93A5F"/>
    <w:rsid w:val="00F942B9"/>
    <w:rsid w:val="00F942E0"/>
    <w:rsid w:val="00F962A3"/>
    <w:rsid w:val="00F96BCA"/>
    <w:rsid w:val="00FA2D92"/>
    <w:rsid w:val="00FA463D"/>
    <w:rsid w:val="00FA6B49"/>
    <w:rsid w:val="00FB0654"/>
    <w:rsid w:val="00FB0ACB"/>
    <w:rsid w:val="00FB0D79"/>
    <w:rsid w:val="00FB19DF"/>
    <w:rsid w:val="00FB1BC4"/>
    <w:rsid w:val="00FB2E20"/>
    <w:rsid w:val="00FB5D97"/>
    <w:rsid w:val="00FB5E81"/>
    <w:rsid w:val="00FC07F2"/>
    <w:rsid w:val="00FC0E0B"/>
    <w:rsid w:val="00FC22EB"/>
    <w:rsid w:val="00FC31DD"/>
    <w:rsid w:val="00FC3CE5"/>
    <w:rsid w:val="00FC4C7D"/>
    <w:rsid w:val="00FD1452"/>
    <w:rsid w:val="00FD1504"/>
    <w:rsid w:val="00FD1E61"/>
    <w:rsid w:val="00FD4C0F"/>
    <w:rsid w:val="00FD4D75"/>
    <w:rsid w:val="00FD5810"/>
    <w:rsid w:val="00FD6B16"/>
    <w:rsid w:val="00FD7CA4"/>
    <w:rsid w:val="00FE43D7"/>
    <w:rsid w:val="00FF01A0"/>
    <w:rsid w:val="00FF0E7D"/>
    <w:rsid w:val="00FF3172"/>
    <w:rsid w:val="00FF5C7C"/>
    <w:rsid w:val="00FF6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40434"/>
  <w15:chartTrackingRefBased/>
  <w15:docId w15:val="{E03D32B5-058D-4208-A258-44A06CC9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E2096"/>
    <w:pPr>
      <w:spacing w:line="360" w:lineRule="atLeast"/>
      <w:ind w:firstLine="420"/>
    </w:pPr>
    <w:rPr>
      <w:rFonts w:ascii="Times New Roman" w:eastAsia="仿宋" w:hAnsi="Times New Roman"/>
    </w:rPr>
  </w:style>
  <w:style w:type="paragraph" w:styleId="1">
    <w:name w:val="heading 1"/>
    <w:basedOn w:val="a"/>
    <w:next w:val="a"/>
    <w:link w:val="10"/>
    <w:uiPriority w:val="9"/>
    <w:qFormat/>
    <w:rsid w:val="00FC4C7D"/>
    <w:pPr>
      <w:keepNext/>
      <w:keepLines/>
      <w:spacing w:beforeLines="100" w:before="100" w:line="240" w:lineRule="auto"/>
      <w:ind w:firstLine="0"/>
      <w:outlineLvl w:val="0"/>
    </w:pPr>
    <w:rPr>
      <w:b/>
      <w:bCs/>
      <w:kern w:val="44"/>
      <w:sz w:val="24"/>
      <w:szCs w:val="44"/>
    </w:rPr>
  </w:style>
  <w:style w:type="paragraph" w:styleId="2">
    <w:name w:val="heading 2"/>
    <w:basedOn w:val="a"/>
    <w:next w:val="a"/>
    <w:link w:val="20"/>
    <w:uiPriority w:val="9"/>
    <w:unhideWhenUsed/>
    <w:qFormat/>
    <w:rsid w:val="001C7687"/>
    <w:pPr>
      <w:keepNext/>
      <w:keepLines/>
      <w:spacing w:line="240" w:lineRule="auto"/>
      <w:ind w:firstLine="0"/>
      <w:outlineLvl w:val="1"/>
    </w:pPr>
    <w:rPr>
      <w:rFonts w:asciiTheme="majorHAnsi" w:eastAsiaTheme="minorEastAsia"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4C7D"/>
    <w:rPr>
      <w:rFonts w:ascii="Times New Roman" w:eastAsia="仿宋" w:hAnsi="Times New Roman"/>
      <w:b/>
      <w:bCs/>
      <w:kern w:val="44"/>
      <w:sz w:val="24"/>
      <w:szCs w:val="44"/>
    </w:rPr>
  </w:style>
  <w:style w:type="character" w:customStyle="1" w:styleId="20">
    <w:name w:val="标题 2 字符"/>
    <w:basedOn w:val="a0"/>
    <w:link w:val="2"/>
    <w:uiPriority w:val="9"/>
    <w:rsid w:val="001C7687"/>
    <w:rPr>
      <w:rFonts w:asciiTheme="majorHAnsi" w:hAnsiTheme="majorHAnsi" w:cstheme="majorBidi"/>
      <w:b/>
      <w:bCs/>
      <w:sz w:val="24"/>
      <w:szCs w:val="32"/>
    </w:rPr>
  </w:style>
  <w:style w:type="paragraph" w:customStyle="1" w:styleId="EndNoteBibliographyTitle">
    <w:name w:val="EndNote Bibliography Title"/>
    <w:basedOn w:val="a"/>
    <w:link w:val="EndNoteBibliographyTitle0"/>
    <w:rsid w:val="00AE2096"/>
    <w:pPr>
      <w:jc w:val="center"/>
    </w:pPr>
    <w:rPr>
      <w:rFonts w:cs="Times New Roman"/>
      <w:noProof/>
      <w:sz w:val="20"/>
    </w:rPr>
  </w:style>
  <w:style w:type="character" w:customStyle="1" w:styleId="EndNoteBibliographyTitle0">
    <w:name w:val="EndNote Bibliography Title 字符"/>
    <w:basedOn w:val="a0"/>
    <w:link w:val="EndNoteBibliographyTitle"/>
    <w:rsid w:val="00AE2096"/>
    <w:rPr>
      <w:rFonts w:ascii="Times New Roman" w:eastAsia="仿宋" w:hAnsi="Times New Roman" w:cs="Times New Roman"/>
      <w:noProof/>
      <w:sz w:val="20"/>
    </w:rPr>
  </w:style>
  <w:style w:type="paragraph" w:customStyle="1" w:styleId="EndNoteBibliography">
    <w:name w:val="EndNote Bibliography"/>
    <w:basedOn w:val="a"/>
    <w:link w:val="EndNoteBibliography0"/>
    <w:rsid w:val="00AE2096"/>
    <w:pPr>
      <w:spacing w:line="240" w:lineRule="atLeast"/>
    </w:pPr>
    <w:rPr>
      <w:rFonts w:cs="Times New Roman"/>
      <w:noProof/>
      <w:sz w:val="20"/>
    </w:rPr>
  </w:style>
  <w:style w:type="character" w:customStyle="1" w:styleId="EndNoteBibliography0">
    <w:name w:val="EndNote Bibliography 字符"/>
    <w:basedOn w:val="a0"/>
    <w:link w:val="EndNoteBibliography"/>
    <w:rsid w:val="00AE2096"/>
    <w:rPr>
      <w:rFonts w:ascii="Times New Roman" w:eastAsia="仿宋" w:hAnsi="Times New Roman" w:cs="Times New Roman"/>
      <w:noProof/>
      <w:sz w:val="20"/>
    </w:rPr>
  </w:style>
  <w:style w:type="paragraph" w:styleId="a3">
    <w:name w:val="header"/>
    <w:basedOn w:val="a"/>
    <w:link w:val="a4"/>
    <w:uiPriority w:val="99"/>
    <w:unhideWhenUsed/>
    <w:rsid w:val="00AE209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AE2096"/>
    <w:rPr>
      <w:rFonts w:ascii="Times New Roman" w:eastAsia="仿宋" w:hAnsi="Times New Roman"/>
      <w:sz w:val="18"/>
      <w:szCs w:val="18"/>
    </w:rPr>
  </w:style>
  <w:style w:type="paragraph" w:styleId="a5">
    <w:name w:val="footer"/>
    <w:basedOn w:val="a"/>
    <w:link w:val="a6"/>
    <w:uiPriority w:val="99"/>
    <w:unhideWhenUsed/>
    <w:rsid w:val="00AE2096"/>
    <w:pPr>
      <w:tabs>
        <w:tab w:val="center" w:pos="4153"/>
        <w:tab w:val="right" w:pos="8306"/>
      </w:tabs>
      <w:snapToGrid w:val="0"/>
      <w:spacing w:line="240" w:lineRule="atLeast"/>
    </w:pPr>
    <w:rPr>
      <w:sz w:val="18"/>
      <w:szCs w:val="18"/>
    </w:rPr>
  </w:style>
  <w:style w:type="character" w:customStyle="1" w:styleId="a6">
    <w:name w:val="页脚 字符"/>
    <w:basedOn w:val="a0"/>
    <w:link w:val="a5"/>
    <w:uiPriority w:val="99"/>
    <w:rsid w:val="00AE2096"/>
    <w:rPr>
      <w:rFonts w:ascii="Times New Roman" w:eastAsia="仿宋" w:hAnsi="Times New Roman"/>
      <w:sz w:val="18"/>
      <w:szCs w:val="18"/>
    </w:rPr>
  </w:style>
  <w:style w:type="character" w:customStyle="1" w:styleId="MTEquationSection">
    <w:name w:val="MTEquationSection"/>
    <w:basedOn w:val="a0"/>
    <w:rsid w:val="00AE2096"/>
    <w:rPr>
      <w:vanish/>
      <w:color w:val="FF0000"/>
    </w:rPr>
  </w:style>
  <w:style w:type="paragraph" w:customStyle="1" w:styleId="MTDisplayEquation">
    <w:name w:val="MTDisplayEquation"/>
    <w:basedOn w:val="a"/>
    <w:next w:val="a"/>
    <w:link w:val="MTDisplayEquationChar"/>
    <w:rsid w:val="00AE2096"/>
    <w:pPr>
      <w:tabs>
        <w:tab w:val="center" w:pos="4160"/>
        <w:tab w:val="right" w:pos="8300"/>
      </w:tabs>
      <w:ind w:firstLine="0"/>
    </w:pPr>
  </w:style>
  <w:style w:type="character" w:customStyle="1" w:styleId="MTDisplayEquationChar">
    <w:name w:val="MTDisplayEquation Char"/>
    <w:basedOn w:val="a0"/>
    <w:link w:val="MTDisplayEquation"/>
    <w:rsid w:val="00AE2096"/>
    <w:rPr>
      <w:rFonts w:ascii="Times New Roman" w:eastAsia="仿宋" w:hAnsi="Times New Roman"/>
    </w:rPr>
  </w:style>
  <w:style w:type="character" w:styleId="a7">
    <w:name w:val="line number"/>
    <w:basedOn w:val="a0"/>
    <w:uiPriority w:val="99"/>
    <w:semiHidden/>
    <w:unhideWhenUsed/>
    <w:rsid w:val="00E84983"/>
  </w:style>
  <w:style w:type="paragraph" w:styleId="a8">
    <w:name w:val="Balloon Text"/>
    <w:basedOn w:val="a"/>
    <w:link w:val="a9"/>
    <w:uiPriority w:val="99"/>
    <w:semiHidden/>
    <w:unhideWhenUsed/>
    <w:rsid w:val="00214C5E"/>
    <w:pPr>
      <w:spacing w:line="240" w:lineRule="auto"/>
    </w:pPr>
    <w:rPr>
      <w:sz w:val="18"/>
      <w:szCs w:val="18"/>
    </w:rPr>
  </w:style>
  <w:style w:type="character" w:customStyle="1" w:styleId="a9">
    <w:name w:val="批注框文本 字符"/>
    <w:basedOn w:val="a0"/>
    <w:link w:val="a8"/>
    <w:uiPriority w:val="99"/>
    <w:semiHidden/>
    <w:rsid w:val="00214C5E"/>
    <w:rPr>
      <w:rFonts w:ascii="Times New Roman" w:eastAsia="仿宋" w:hAnsi="Times New Roman"/>
      <w:sz w:val="18"/>
      <w:szCs w:val="18"/>
    </w:rPr>
  </w:style>
  <w:style w:type="paragraph" w:styleId="aa">
    <w:name w:val="Revision"/>
    <w:hidden/>
    <w:uiPriority w:val="99"/>
    <w:semiHidden/>
    <w:rsid w:val="00302D57"/>
    <w:rPr>
      <w:rFonts w:ascii="Times New Roman" w:eastAsia="仿宋"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e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image" Target="media/image45.emf"/><Relationship Id="rId89" Type="http://schemas.openxmlformats.org/officeDocument/2006/relationships/image" Target="media/image48.tif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image" Target="media/image35.emf"/><Relationship Id="rId79" Type="http://schemas.openxmlformats.org/officeDocument/2006/relationships/image" Target="media/image40.emf"/><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oleObject" Target="embeddings/oleObject4.bin"/><Relationship Id="rId22" Type="http://schemas.openxmlformats.org/officeDocument/2006/relationships/package" Target="embeddings/Microsoft_Visio_Drawing.vsdx"/><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oleObject" Target="embeddings/oleObject31.bin"/><Relationship Id="rId77" Type="http://schemas.openxmlformats.org/officeDocument/2006/relationships/image" Target="media/image38.e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41.emf"/><Relationship Id="rId85" Type="http://schemas.openxmlformats.org/officeDocument/2006/relationships/image" Target="media/image46.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2.tiff"/><Relationship Id="rId75" Type="http://schemas.openxmlformats.org/officeDocument/2006/relationships/image" Target="media/image36.emf"/><Relationship Id="rId83" Type="http://schemas.openxmlformats.org/officeDocument/2006/relationships/image" Target="media/image44.emf"/><Relationship Id="rId88" Type="http://schemas.openxmlformats.org/officeDocument/2006/relationships/oleObject" Target="embeddings/oleObject34.bin"/><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oleObject" Target="embeddings/oleObject32.bin"/><Relationship Id="rId78" Type="http://schemas.openxmlformats.org/officeDocument/2006/relationships/image" Target="media/image39.emf"/><Relationship Id="rId81" Type="http://schemas.openxmlformats.org/officeDocument/2006/relationships/image" Target="media/image42.emf"/><Relationship Id="rId86" Type="http://schemas.openxmlformats.org/officeDocument/2006/relationships/oleObject" Target="embeddings/oleObject33.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7.emf"/><Relationship Id="rId7" Type="http://schemas.openxmlformats.org/officeDocument/2006/relationships/image" Target="media/image1.wmf"/><Relationship Id="rId71" Type="http://schemas.openxmlformats.org/officeDocument/2006/relationships/image" Target="media/image33.tiff"/><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7.wmf"/><Relationship Id="rId61" Type="http://schemas.openxmlformats.org/officeDocument/2006/relationships/image" Target="media/image28.wmf"/><Relationship Id="rId82" Type="http://schemas.openxmlformats.org/officeDocument/2006/relationships/image" Target="media/image43.emf"/><Relationship Id="rId19" Type="http://schemas.openxmlformats.org/officeDocument/2006/relationships/image" Target="media/image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F390-C5E1-494F-B8E5-5285C5202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14</Pages>
  <Words>4243</Words>
  <Characters>24188</Characters>
  <Application>Microsoft Office Word</Application>
  <DocSecurity>0</DocSecurity>
  <Lines>201</Lines>
  <Paragraphs>56</Paragraphs>
  <ScaleCrop>false</ScaleCrop>
  <Company/>
  <LinksUpToDate>false</LinksUpToDate>
  <CharactersWithSpaces>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jiachun</dc:creator>
  <cp:keywords/>
  <dc:description/>
  <cp:lastModifiedBy>陆 仁锋</cp:lastModifiedBy>
  <cp:revision>469</cp:revision>
  <cp:lastPrinted>2017-06-06T04:59:00Z</cp:lastPrinted>
  <dcterms:created xsi:type="dcterms:W3CDTF">2017-05-31T00:40:00Z</dcterms:created>
  <dcterms:modified xsi:type="dcterms:W3CDTF">2018-04-23T12:46:00Z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ies>
</file>